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4C87C" w14:textId="0607092B" w:rsidR="00CA0D6F" w:rsidRDefault="00CA0D6F" w:rsidP="00E232E4">
      <w:pPr>
        <w:rPr>
          <w:b/>
          <w:bCs/>
        </w:rPr>
      </w:pPr>
      <w:r>
        <w:rPr>
          <w:rFonts w:ascii="Arial" w:hAnsi="Arial" w:cs="Arial"/>
          <w:b/>
          <w:bCs/>
          <w:color w:val="000000" w:themeColor="text1"/>
          <w:sz w:val="32"/>
          <w:szCs w:val="32"/>
        </w:rPr>
        <w:t>Splash Screen Text</w:t>
      </w:r>
    </w:p>
    <w:p w14:paraId="143450D1" w14:textId="511E50F6" w:rsidR="00DF2727" w:rsidRPr="00E232E4" w:rsidRDefault="00DF2727" w:rsidP="00E232E4">
      <w:pPr>
        <w:rPr>
          <w:b/>
          <w:bCs/>
        </w:rPr>
      </w:pPr>
      <w:r w:rsidRPr="00E232E4">
        <w:rPr>
          <w:b/>
          <w:bCs/>
        </w:rPr>
        <w:t>Product Information</w:t>
      </w:r>
    </w:p>
    <w:p w14:paraId="5C5CCABF" w14:textId="2F99FB70" w:rsidR="00C8657C" w:rsidRDefault="00C8657C" w:rsidP="00E232E4">
      <w:pPr>
        <w:rPr>
          <w:shd w:val="clear" w:color="auto" w:fill="FFFFFF"/>
        </w:rPr>
      </w:pPr>
      <w:r w:rsidRPr="6B5EDDFA">
        <w:rPr>
          <w:color w:val="000000" w:themeColor="text1"/>
        </w:rPr>
        <w:t>These data provide an estimate of potential coastal shoreline change</w:t>
      </w:r>
      <w:r w:rsidR="00AC524A">
        <w:rPr>
          <w:color w:val="000000" w:themeColor="text1"/>
        </w:rPr>
        <w:t xml:space="preserve"> (e.g., erosion)</w:t>
      </w:r>
      <w:r w:rsidRPr="6B5EDDFA">
        <w:rPr>
          <w:color w:val="000000" w:themeColor="text1"/>
        </w:rPr>
        <w:t xml:space="preserve"> in response to sea level rise during the 21st century, to help identify, assess, and plan for possible areas of vulnerability. </w:t>
      </w:r>
      <w:r w:rsidR="00DF2727" w:rsidRPr="6B5EDDFA">
        <w:rPr>
          <w:color w:val="000000" w:themeColor="text1"/>
        </w:rPr>
        <w:t xml:space="preserve">The shoreline position is defined as the land-water boundary at the Mean High Water (MHW) line determined at set transects. </w:t>
      </w:r>
    </w:p>
    <w:p w14:paraId="7EEB4CED" w14:textId="4DF99A4D" w:rsidR="00611D00" w:rsidRDefault="55817656" w:rsidP="00E232E4">
      <w:pPr>
        <w:rPr>
          <w:shd w:val="clear" w:color="auto" w:fill="FFFFFF"/>
        </w:rPr>
      </w:pPr>
      <w:r w:rsidRPr="00DF2727">
        <w:rPr>
          <w:shd w:val="clear" w:color="auto" w:fill="FFFFFF"/>
        </w:rPr>
        <w:t>The projections are made from a model that shows change in shoreline position</w:t>
      </w:r>
      <w:r w:rsidR="00DF2727" w:rsidRPr="798A1678" w:rsidDel="55817656">
        <w:rPr>
          <w:color w:val="000000" w:themeColor="text1"/>
        </w:rPr>
        <w:t xml:space="preserve"> </w:t>
      </w:r>
      <w:r w:rsidRPr="00DF2727">
        <w:rPr>
          <w:shd w:val="clear" w:color="auto" w:fill="FFFFFF"/>
        </w:rPr>
        <w:t xml:space="preserve">along </w:t>
      </w:r>
      <w:r w:rsidR="00EF15B5">
        <w:rPr>
          <w:shd w:val="clear" w:color="auto" w:fill="FFFFFF"/>
        </w:rPr>
        <w:t xml:space="preserve">cross-shore </w:t>
      </w:r>
      <w:r w:rsidRPr="00DF2727">
        <w:rPr>
          <w:shd w:val="clear" w:color="auto" w:fill="FFFFFF"/>
        </w:rPr>
        <w:t>transects, considering water level, wave conditions, and along-shore</w:t>
      </w:r>
      <w:r w:rsidR="003204D7">
        <w:rPr>
          <w:shd w:val="clear" w:color="auto" w:fill="FFFFFF"/>
        </w:rPr>
        <w:t xml:space="preserve"> and </w:t>
      </w:r>
      <w:r w:rsidRPr="00DF2727">
        <w:rPr>
          <w:shd w:val="clear" w:color="auto" w:fill="FFFFFF"/>
        </w:rPr>
        <w:t xml:space="preserve">cross-shore sediment transport. Complex coastal processes are included as parameters in the model and run in an ensemble (hundreds of simulations) to obtain a robust estimate of change. </w:t>
      </w:r>
      <w:r w:rsidR="00DE709A" w:rsidRPr="008054D6">
        <w:rPr>
          <w:shd w:val="clear" w:color="auto" w:fill="FFFFFF"/>
        </w:rPr>
        <w:t>Illustrated shorelines may look ‘spikey’ in select locations</w:t>
      </w:r>
      <w:r w:rsidR="00BA6DEA">
        <w:rPr>
          <w:shd w:val="clear" w:color="auto" w:fill="FFFFFF"/>
        </w:rPr>
        <w:t>—</w:t>
      </w:r>
      <w:r w:rsidR="00DE709A" w:rsidRPr="008054D6">
        <w:rPr>
          <w:shd w:val="clear" w:color="auto" w:fill="FFFFFF"/>
        </w:rPr>
        <w:t xml:space="preserve">this is </w:t>
      </w:r>
      <w:r w:rsidR="00ED4D11">
        <w:rPr>
          <w:shd w:val="clear" w:color="auto" w:fill="FFFFFF"/>
        </w:rPr>
        <w:t>the</w:t>
      </w:r>
      <w:r w:rsidR="00DE709A" w:rsidRPr="008054D6">
        <w:rPr>
          <w:shd w:val="clear" w:color="auto" w:fill="FFFFFF"/>
        </w:rPr>
        <w:t xml:space="preserve"> result of the information being shown at the resolution of individual transects. </w:t>
      </w:r>
      <w:r w:rsidRPr="00DF2727">
        <w:rPr>
          <w:shd w:val="clear" w:color="auto" w:fill="FFFFFF"/>
        </w:rPr>
        <w:t>For detailed questions, please refer to metadata. </w:t>
      </w:r>
      <w:r w:rsidR="00DF2727" w:rsidRPr="00DF2727">
        <w:br/>
      </w:r>
      <w:r w:rsidR="00DF2727" w:rsidRPr="00DF2727">
        <w:br/>
      </w:r>
      <w:r w:rsidR="006E4B6B">
        <w:rPr>
          <w:b/>
          <w:bCs/>
          <w:shd w:val="clear" w:color="auto" w:fill="FFFFFF"/>
        </w:rPr>
        <w:t xml:space="preserve">Modeled </w:t>
      </w:r>
      <w:r w:rsidR="00611D00" w:rsidRPr="00611D00">
        <w:rPr>
          <w:b/>
          <w:bCs/>
          <w:shd w:val="clear" w:color="auto" w:fill="FFFFFF"/>
        </w:rPr>
        <w:t>Scenarios</w:t>
      </w:r>
    </w:p>
    <w:p w14:paraId="31FC5F05" w14:textId="2890B75B" w:rsidR="00875D91" w:rsidRDefault="55817656" w:rsidP="00E232E4">
      <w:pPr>
        <w:rPr>
          <w:shd w:val="clear" w:color="auto" w:fill="FFFFFF"/>
        </w:rPr>
      </w:pPr>
      <w:r w:rsidRPr="00DF2727">
        <w:rPr>
          <w:shd w:val="clear" w:color="auto" w:fill="FFFFFF"/>
        </w:rPr>
        <w:t xml:space="preserve">Projections of shoreline change </w:t>
      </w:r>
      <w:r w:rsidR="00F84A98">
        <w:rPr>
          <w:shd w:val="clear" w:color="auto" w:fill="FFFFFF"/>
        </w:rPr>
        <w:t>were</w:t>
      </w:r>
      <w:r w:rsidRPr="00DF2727">
        <w:rPr>
          <w:shd w:val="clear" w:color="auto" w:fill="FFFFFF"/>
        </w:rPr>
        <w:t xml:space="preserve"> made for several SLR scenarios</w:t>
      </w:r>
      <w:r w:rsidR="007F4586">
        <w:rPr>
          <w:shd w:val="clear" w:color="auto" w:fill="FFFFFF"/>
        </w:rPr>
        <w:t xml:space="preserve">, from </w:t>
      </w:r>
      <w:r w:rsidR="007F4586" w:rsidRPr="00CE554F">
        <w:rPr>
          <w:shd w:val="clear" w:color="auto" w:fill="FFFFFF"/>
        </w:rPr>
        <w:t>25</w:t>
      </w:r>
      <w:r w:rsidR="00967E3C" w:rsidRPr="00CE554F">
        <w:rPr>
          <w:shd w:val="clear" w:color="auto" w:fill="FFFFFF"/>
        </w:rPr>
        <w:t xml:space="preserve"> </w:t>
      </w:r>
      <w:r w:rsidR="007F4586" w:rsidRPr="00CE554F">
        <w:rPr>
          <w:shd w:val="clear" w:color="auto" w:fill="FFFFFF"/>
        </w:rPr>
        <w:t>cm</w:t>
      </w:r>
      <w:r w:rsidR="00B44E94" w:rsidRPr="00CE554F">
        <w:rPr>
          <w:shd w:val="clear" w:color="auto" w:fill="FFFFFF"/>
        </w:rPr>
        <w:t xml:space="preserve"> (</w:t>
      </w:r>
      <w:r w:rsidR="00967E3C" w:rsidRPr="00CE554F">
        <w:rPr>
          <w:shd w:val="clear" w:color="auto" w:fill="FFFFFF"/>
        </w:rPr>
        <w:t xml:space="preserve">0.8 ft) </w:t>
      </w:r>
      <w:r w:rsidR="00B44E94" w:rsidRPr="00CE554F">
        <w:rPr>
          <w:shd w:val="clear" w:color="auto" w:fill="FFFFFF"/>
        </w:rPr>
        <w:t xml:space="preserve">to </w:t>
      </w:r>
      <w:r w:rsidR="4E29104E" w:rsidRPr="00CE554F">
        <w:rPr>
          <w:shd w:val="clear" w:color="auto" w:fill="FFFFFF"/>
        </w:rPr>
        <w:t>5</w:t>
      </w:r>
      <w:r w:rsidR="00967E3C" w:rsidRPr="00CE554F">
        <w:rPr>
          <w:shd w:val="clear" w:color="auto" w:fill="FFFFFF"/>
        </w:rPr>
        <w:t xml:space="preserve">00 </w:t>
      </w:r>
      <w:r w:rsidR="00B44E94" w:rsidRPr="00CE554F">
        <w:rPr>
          <w:shd w:val="clear" w:color="auto" w:fill="FFFFFF"/>
        </w:rPr>
        <w:t>cm</w:t>
      </w:r>
      <w:r w:rsidR="00967E3C" w:rsidRPr="00CE554F">
        <w:rPr>
          <w:shd w:val="clear" w:color="auto" w:fill="FFFFFF"/>
        </w:rPr>
        <w:t xml:space="preserve"> (</w:t>
      </w:r>
      <w:r w:rsidR="00663E6A" w:rsidRPr="00CE554F">
        <w:rPr>
          <w:shd w:val="clear" w:color="auto" w:fill="FFFFFF"/>
        </w:rPr>
        <w:t>16.4</w:t>
      </w:r>
      <w:r w:rsidR="003454AE" w:rsidRPr="00CE554F">
        <w:rPr>
          <w:shd w:val="clear" w:color="auto" w:fill="FFFFFF"/>
        </w:rPr>
        <w:t xml:space="preserve"> ft).</w:t>
      </w:r>
      <w:r w:rsidRPr="00DF2727">
        <w:rPr>
          <w:shd w:val="clear" w:color="auto" w:fill="FFFFFF"/>
        </w:rPr>
        <w:t xml:space="preserve"> SLR of 0 m is reflective of conditions in 2005, to be consistent with SLR projections from the National Oceanic and Atmospheric Administration (NOAA). To highlight potential trends, the initial model shoreline (automatically derived from satellite imagery) is included. This shoreline should not be used in lieu of definitive historical shoreline records. </w:t>
      </w:r>
      <w:r w:rsidR="00DF2727" w:rsidRPr="00DF2727">
        <w:br/>
      </w:r>
      <w:r w:rsidR="00DF2727" w:rsidRPr="00DF2727">
        <w:br/>
      </w:r>
      <w:r w:rsidR="000B45F3">
        <w:t xml:space="preserve">To </w:t>
      </w:r>
      <w:r w:rsidR="00C7045F">
        <w:t xml:space="preserve">better support coastal </w:t>
      </w:r>
      <w:r w:rsidR="008503BD">
        <w:t>decision making</w:t>
      </w:r>
      <w:r w:rsidR="00E232E4">
        <w:t>, p</w:t>
      </w:r>
      <w:r w:rsidR="33A2D6EA" w:rsidRPr="798A1678">
        <w:rPr>
          <w:color w:val="000000" w:themeColor="text1"/>
        </w:rPr>
        <w:t>rojections were made for</w:t>
      </w:r>
      <w:r w:rsidR="0065073A">
        <w:rPr>
          <w:color w:val="000000" w:themeColor="text1"/>
        </w:rPr>
        <w:t xml:space="preserve"> </w:t>
      </w:r>
      <w:r w:rsidR="33A2D6EA" w:rsidRPr="798A1678">
        <w:rPr>
          <w:color w:val="000000" w:themeColor="text1"/>
        </w:rPr>
        <w:t xml:space="preserve">different model cases, representing different assumptions on key factors affecting shoreline </w:t>
      </w:r>
      <w:r w:rsidR="4B2BAC9E" w:rsidRPr="00106892">
        <w:rPr>
          <w:color w:val="000000" w:themeColor="text1"/>
        </w:rPr>
        <w:t>change</w:t>
      </w:r>
      <w:r w:rsidR="33A2D6EA" w:rsidRPr="798A1678">
        <w:rPr>
          <w:color w:val="000000" w:themeColor="text1"/>
        </w:rPr>
        <w:t xml:space="preserve">. </w:t>
      </w:r>
      <w:r w:rsidR="33A2D6EA" w:rsidRPr="00106892">
        <w:rPr>
          <w:color w:val="000000" w:themeColor="text1"/>
        </w:rPr>
        <w:t>T</w:t>
      </w:r>
      <w:r w:rsidR="33A2D6EA" w:rsidRPr="00DF2727">
        <w:rPr>
          <w:shd w:val="clear" w:color="auto" w:fill="FFFFFF"/>
        </w:rPr>
        <w:t>hese factors include</w:t>
      </w:r>
      <w:r w:rsidR="004A08C8">
        <w:rPr>
          <w:shd w:val="clear" w:color="auto" w:fill="FFFFFF"/>
        </w:rPr>
        <w:t>d</w:t>
      </w:r>
      <w:r w:rsidR="33A2D6EA" w:rsidRPr="00DF2727">
        <w:rPr>
          <w:shd w:val="clear" w:color="auto" w:fill="FFFFFF"/>
        </w:rPr>
        <w:t xml:space="preserve"> </w:t>
      </w:r>
      <w:r w:rsidR="002746E4">
        <w:rPr>
          <w:shd w:val="clear" w:color="auto" w:fill="FFFFFF"/>
        </w:rPr>
        <w:t>(1) whether</w:t>
      </w:r>
      <w:r w:rsidR="33A2D6EA" w:rsidRPr="00DF2727">
        <w:rPr>
          <w:shd w:val="clear" w:color="auto" w:fill="FFFFFF"/>
        </w:rPr>
        <w:t xml:space="preserve"> the shoreline evolve</w:t>
      </w:r>
      <w:r w:rsidR="004A08C8">
        <w:rPr>
          <w:shd w:val="clear" w:color="auto" w:fill="FFFFFF"/>
        </w:rPr>
        <w:t>d</w:t>
      </w:r>
      <w:r w:rsidR="33A2D6EA" w:rsidRPr="00DF2727">
        <w:rPr>
          <w:shd w:val="clear" w:color="auto" w:fill="FFFFFF"/>
        </w:rPr>
        <w:t xml:space="preserve"> past current </w:t>
      </w:r>
      <w:r w:rsidR="00224D1C">
        <w:rPr>
          <w:shd w:val="clear" w:color="auto" w:fill="FFFFFF"/>
        </w:rPr>
        <w:t xml:space="preserve">landward </w:t>
      </w:r>
      <w:r w:rsidR="33A2D6EA" w:rsidRPr="00DF2727">
        <w:rPr>
          <w:shd w:val="clear" w:color="auto" w:fill="FFFFFF"/>
        </w:rPr>
        <w:t xml:space="preserve">boundaries </w:t>
      </w:r>
      <w:r w:rsidR="005F2922">
        <w:rPr>
          <w:shd w:val="clear" w:color="auto" w:fill="FFFFFF"/>
        </w:rPr>
        <w:t>(e.g., vegetation, bluffs, infrastructure</w:t>
      </w:r>
      <w:r w:rsidR="001306AF">
        <w:rPr>
          <w:shd w:val="clear" w:color="auto" w:fill="FFFFFF"/>
        </w:rPr>
        <w:t>, armoring</w:t>
      </w:r>
      <w:r w:rsidR="005F2922">
        <w:rPr>
          <w:shd w:val="clear" w:color="auto" w:fill="FFFFFF"/>
        </w:rPr>
        <w:t>)</w:t>
      </w:r>
      <w:r w:rsidR="33A2D6EA" w:rsidRPr="00DF2727">
        <w:rPr>
          <w:shd w:val="clear" w:color="auto" w:fill="FFFFFF"/>
        </w:rPr>
        <w:t xml:space="preserve"> </w:t>
      </w:r>
      <w:r w:rsidR="005F2922">
        <w:rPr>
          <w:shd w:val="clear" w:color="auto" w:fill="FFFFFF"/>
        </w:rPr>
        <w:t xml:space="preserve">separating </w:t>
      </w:r>
      <w:r w:rsidR="33A2D6EA" w:rsidRPr="00DF2727">
        <w:rPr>
          <w:shd w:val="clear" w:color="auto" w:fill="FFFFFF"/>
        </w:rPr>
        <w:t xml:space="preserve">the </w:t>
      </w:r>
      <w:r w:rsidR="004D4DA3">
        <w:rPr>
          <w:shd w:val="clear" w:color="auto" w:fill="FFFFFF"/>
        </w:rPr>
        <w:t>shore</w:t>
      </w:r>
      <w:r w:rsidR="33A2D6EA" w:rsidRPr="00DF2727">
        <w:rPr>
          <w:shd w:val="clear" w:color="auto" w:fill="FFFFFF"/>
        </w:rPr>
        <w:t xml:space="preserve"> from </w:t>
      </w:r>
      <w:r w:rsidR="00F35589">
        <w:rPr>
          <w:shd w:val="clear" w:color="auto" w:fill="FFFFFF"/>
        </w:rPr>
        <w:t>upslope</w:t>
      </w:r>
      <w:r w:rsidR="33A2D6EA" w:rsidRPr="00DF2727">
        <w:rPr>
          <w:shd w:val="clear" w:color="auto" w:fill="FFFFFF"/>
        </w:rPr>
        <w:t xml:space="preserve"> landscape types</w:t>
      </w:r>
      <w:r w:rsidR="00AB204D">
        <w:rPr>
          <w:shd w:val="clear" w:color="auto" w:fill="FFFFFF"/>
        </w:rPr>
        <w:t>,</w:t>
      </w:r>
      <w:r w:rsidR="33A2D6EA" w:rsidRPr="00DF2727">
        <w:rPr>
          <w:shd w:val="clear" w:color="auto" w:fill="FFFFFF"/>
        </w:rPr>
        <w:t xml:space="preserve"> and </w:t>
      </w:r>
      <w:r w:rsidR="00AB204D">
        <w:rPr>
          <w:shd w:val="clear" w:color="auto" w:fill="FFFFFF"/>
        </w:rPr>
        <w:t xml:space="preserve">(2) </w:t>
      </w:r>
      <w:r w:rsidR="33A2D6EA" w:rsidRPr="00DF2727">
        <w:rPr>
          <w:shd w:val="clear" w:color="auto" w:fill="FFFFFF"/>
        </w:rPr>
        <w:t>whether historical indicators of accretion</w:t>
      </w:r>
      <w:r w:rsidR="00CA74E9">
        <w:rPr>
          <w:shd w:val="clear" w:color="auto" w:fill="FFFFFF"/>
        </w:rPr>
        <w:t xml:space="preserve">, </w:t>
      </w:r>
      <w:r w:rsidR="33A2D6EA" w:rsidRPr="00DF2727">
        <w:rPr>
          <w:shd w:val="clear" w:color="auto" w:fill="FFFFFF"/>
        </w:rPr>
        <w:t xml:space="preserve">which </w:t>
      </w:r>
      <w:r w:rsidR="00A76B32">
        <w:rPr>
          <w:shd w:val="clear" w:color="auto" w:fill="FFFFFF"/>
        </w:rPr>
        <w:t>in some areas results from</w:t>
      </w:r>
      <w:r w:rsidR="33A2D6EA" w:rsidRPr="00DF2727">
        <w:rPr>
          <w:shd w:val="clear" w:color="auto" w:fill="FFFFFF"/>
        </w:rPr>
        <w:t xml:space="preserve"> management interventions like </w:t>
      </w:r>
      <w:r w:rsidR="00AC3E16">
        <w:rPr>
          <w:shd w:val="clear" w:color="auto" w:fill="FFFFFF"/>
        </w:rPr>
        <w:t xml:space="preserve">beach </w:t>
      </w:r>
      <w:r w:rsidR="33A2D6EA" w:rsidRPr="00DF2727">
        <w:rPr>
          <w:shd w:val="clear" w:color="auto" w:fill="FFFFFF"/>
        </w:rPr>
        <w:t>nourishment</w:t>
      </w:r>
      <w:r w:rsidR="00CA74E9">
        <w:rPr>
          <w:shd w:val="clear" w:color="auto" w:fill="FFFFFF"/>
        </w:rPr>
        <w:t>,</w:t>
      </w:r>
      <w:r w:rsidR="33A2D6EA" w:rsidRPr="00DF2727">
        <w:rPr>
          <w:shd w:val="clear" w:color="auto" w:fill="FFFFFF"/>
        </w:rPr>
        <w:t xml:space="preserve"> </w:t>
      </w:r>
      <w:r w:rsidR="008000C8">
        <w:rPr>
          <w:shd w:val="clear" w:color="auto" w:fill="FFFFFF"/>
        </w:rPr>
        <w:t>were</w:t>
      </w:r>
      <w:r w:rsidR="33A2D6EA" w:rsidRPr="00DF2727">
        <w:rPr>
          <w:shd w:val="clear" w:color="auto" w:fill="FFFFFF"/>
        </w:rPr>
        <w:t xml:space="preserve"> accounted for in model parameters</w:t>
      </w:r>
      <w:r w:rsidR="00B633BD">
        <w:rPr>
          <w:shd w:val="clear" w:color="auto" w:fill="FFFFFF"/>
        </w:rPr>
        <w:t xml:space="preserve"> (see metadata for more details)</w:t>
      </w:r>
      <w:r w:rsidR="33A2D6EA" w:rsidRPr="00DF2727">
        <w:rPr>
          <w:shd w:val="clear" w:color="auto" w:fill="FFFFFF"/>
        </w:rPr>
        <w:t>.</w:t>
      </w:r>
      <w:r w:rsidR="000E1ADE">
        <w:rPr>
          <w:shd w:val="clear" w:color="auto" w:fill="FFFFFF"/>
        </w:rPr>
        <w:t xml:space="preserve"> </w:t>
      </w:r>
      <w:r w:rsidR="1256C964">
        <w:t xml:space="preserve">These </w:t>
      </w:r>
      <w:r w:rsidR="00E553A5">
        <w:t>two factors</w:t>
      </w:r>
      <w:r w:rsidR="1256C964">
        <w:t xml:space="preserve"> </w:t>
      </w:r>
      <w:r w:rsidR="00E553A5">
        <w:t>were</w:t>
      </w:r>
      <w:r w:rsidR="1256C964">
        <w:t xml:space="preserve"> combined for four different model cases.</w:t>
      </w:r>
      <w:r w:rsidR="33A2D6EA" w:rsidRPr="00DF2727">
        <w:rPr>
          <w:shd w:val="clear" w:color="auto" w:fill="FFFFFF"/>
        </w:rPr>
        <w:t xml:space="preserve"> </w:t>
      </w:r>
      <w:r w:rsidRPr="798A1678">
        <w:rPr>
          <w:color w:val="000000" w:themeColor="text1"/>
        </w:rPr>
        <w:t>In</w:t>
      </w:r>
      <w:r>
        <w:rPr>
          <w:shd w:val="clear" w:color="auto" w:fill="FFFFFF"/>
        </w:rPr>
        <w:t xml:space="preserve"> this dataset,</w:t>
      </w:r>
      <w:r w:rsidR="00B91C13">
        <w:rPr>
          <w:shd w:val="clear" w:color="auto" w:fill="FFFFFF"/>
        </w:rPr>
        <w:t xml:space="preserve"> </w:t>
      </w:r>
      <w:r w:rsidR="00875D91" w:rsidRPr="008020A6">
        <w:rPr>
          <w:highlight w:val="yellow"/>
          <w:shd w:val="clear" w:color="auto" w:fill="FFFFFF"/>
        </w:rPr>
        <w:t>[INSERT LANGUAGE FOR CORRESPONDING CASE FROM BELOW]</w:t>
      </w:r>
    </w:p>
    <w:p w14:paraId="27DA7D76" w14:textId="4C4844FC" w:rsidR="00C8657C" w:rsidRPr="009C4027" w:rsidRDefault="009C4027" w:rsidP="009C4027">
      <w:pPr>
        <w:rPr>
          <w:rFonts w:ascii="Segoe UI" w:hAnsi="Segoe UI" w:cs="Segoe UI"/>
        </w:rPr>
      </w:pPr>
      <w:r w:rsidRPr="009C4027">
        <w:rPr>
          <w:rFonts w:cstheme="minorHAnsi"/>
          <w:highlight w:val="yellow"/>
        </w:rPr>
        <w:t>C</w:t>
      </w:r>
      <w:r w:rsidR="00FD6FED">
        <w:rPr>
          <w:rFonts w:cstheme="minorHAnsi"/>
          <w:highlight w:val="yellow"/>
        </w:rPr>
        <w:t>ASE 1 (</w:t>
      </w:r>
      <w:r w:rsidRPr="009C4027">
        <w:rPr>
          <w:rFonts w:cstheme="minorHAnsi"/>
          <w:highlight w:val="yellow"/>
        </w:rPr>
        <w:t>hold_the_line</w:t>
      </w:r>
      <w:r w:rsidR="00673462">
        <w:rPr>
          <w:rFonts w:cstheme="minorHAnsi"/>
          <w:highlight w:val="yellow"/>
        </w:rPr>
        <w:t>/</w:t>
      </w:r>
      <w:r w:rsidRPr="009C4027">
        <w:rPr>
          <w:rFonts w:cstheme="minorHAnsi"/>
          <w:highlight w:val="yellow"/>
        </w:rPr>
        <w:t>no_nourishment</w:t>
      </w:r>
      <w:r w:rsidR="00FD6FED">
        <w:rPr>
          <w:rFonts w:cstheme="minorHAnsi"/>
          <w:highlight w:val="yellow"/>
        </w:rPr>
        <w:t>)</w:t>
      </w:r>
      <w:r w:rsidR="008020A6" w:rsidRPr="009C4027">
        <w:rPr>
          <w:rFonts w:cstheme="minorHAnsi"/>
          <w:highlight w:val="yellow"/>
          <w:shd w:val="clear" w:color="auto" w:fill="FFFFFF"/>
        </w:rPr>
        <w:t>:</w:t>
      </w:r>
      <w:r w:rsidR="008020A6" w:rsidRPr="009C4027">
        <w:rPr>
          <w:shd w:val="clear" w:color="auto" w:fill="FFFFFF"/>
        </w:rPr>
        <w:t xml:space="preserve"> </w:t>
      </w:r>
      <w:r w:rsidR="00B91C13" w:rsidRPr="009C4027">
        <w:rPr>
          <w:shd w:val="clear" w:color="auto" w:fill="FFFFFF"/>
        </w:rPr>
        <w:t>(1)</w:t>
      </w:r>
      <w:r w:rsidR="55817656" w:rsidRPr="009C4027">
        <w:rPr>
          <w:shd w:val="clear" w:color="auto" w:fill="FFFFFF"/>
        </w:rPr>
        <w:t xml:space="preserve"> </w:t>
      </w:r>
      <w:r w:rsidR="00911086">
        <w:rPr>
          <w:shd w:val="clear" w:color="auto" w:fill="FFFFFF"/>
        </w:rPr>
        <w:t>a “</w:t>
      </w:r>
      <w:r w:rsidR="00DF719D" w:rsidRPr="00DF719D">
        <w:rPr>
          <w:shd w:val="clear" w:color="auto" w:fill="FFFFFF"/>
        </w:rPr>
        <w:t>Landward Model Boundary</w:t>
      </w:r>
      <w:r w:rsidR="00911086">
        <w:rPr>
          <w:shd w:val="clear" w:color="auto" w:fill="FFFFFF"/>
        </w:rPr>
        <w:t xml:space="preserve">” </w:t>
      </w:r>
      <w:r w:rsidR="00A96D58">
        <w:rPr>
          <w:shd w:val="clear" w:color="auto" w:fill="FFFFFF"/>
        </w:rPr>
        <w:t xml:space="preserve">for the </w:t>
      </w:r>
      <w:r w:rsidR="00031535">
        <w:rPr>
          <w:shd w:val="clear" w:color="auto" w:fill="FFFFFF"/>
        </w:rPr>
        <w:t xml:space="preserve">future </w:t>
      </w:r>
      <w:r w:rsidR="00A96D58">
        <w:rPr>
          <w:shd w:val="clear" w:color="auto" w:fill="FFFFFF"/>
        </w:rPr>
        <w:t>shoreline position is</w:t>
      </w:r>
      <w:r w:rsidR="00911086">
        <w:rPr>
          <w:shd w:val="clear" w:color="auto" w:fill="FFFFFF"/>
        </w:rPr>
        <w:t xml:space="preserve"> imposed</w:t>
      </w:r>
      <w:r w:rsidR="007B3035">
        <w:rPr>
          <w:shd w:val="clear" w:color="auto" w:fill="FFFFFF"/>
        </w:rPr>
        <w:t xml:space="preserve">, </w:t>
      </w:r>
      <w:r w:rsidR="001B5631">
        <w:rPr>
          <w:shd w:val="clear" w:color="auto" w:fill="FFFFFF"/>
        </w:rPr>
        <w:t xml:space="preserve">assuming that existing infrastructure or other features (e.g., cliff, dune toe) </w:t>
      </w:r>
      <w:r w:rsidR="001E4552">
        <w:rPr>
          <w:shd w:val="clear" w:color="auto" w:fill="FFFFFF"/>
        </w:rPr>
        <w:t>will limit the extent of future erosion</w:t>
      </w:r>
      <w:r w:rsidR="006E23C7">
        <w:t xml:space="preserve">, and </w:t>
      </w:r>
      <w:r w:rsidR="00B91C13" w:rsidRPr="009C4027">
        <w:t xml:space="preserve">(2) </w:t>
      </w:r>
      <w:r w:rsidR="00D94FC6">
        <w:t>the model assumes</w:t>
      </w:r>
      <w:r w:rsidR="00E5277F" w:rsidRPr="009C4027">
        <w:t xml:space="preserve"> recent historic</w:t>
      </w:r>
      <w:r w:rsidR="00BB698A" w:rsidRPr="009C4027">
        <w:t>al accretion rates DO NOT continue into the future.</w:t>
      </w:r>
    </w:p>
    <w:p w14:paraId="50C48591" w14:textId="738E4ED0" w:rsidR="00305CA9" w:rsidRPr="009C4027" w:rsidRDefault="003B5A00" w:rsidP="00305CA9">
      <w:pPr>
        <w:rPr>
          <w:rFonts w:ascii="Segoe UI" w:hAnsi="Segoe UI" w:cs="Segoe UI"/>
        </w:rPr>
      </w:pPr>
      <w:r w:rsidRPr="008020A6">
        <w:rPr>
          <w:highlight w:val="yellow"/>
          <w:shd w:val="clear" w:color="auto" w:fill="FFFFFF"/>
        </w:rPr>
        <w:t xml:space="preserve">CASE </w:t>
      </w:r>
      <w:r w:rsidRPr="00FD6FED">
        <w:rPr>
          <w:highlight w:val="yellow"/>
          <w:shd w:val="clear" w:color="auto" w:fill="FFFFFF"/>
        </w:rPr>
        <w:t>2</w:t>
      </w:r>
      <w:r w:rsidR="00FD6FED" w:rsidRPr="00FD6FED">
        <w:rPr>
          <w:highlight w:val="yellow"/>
        </w:rPr>
        <w:t xml:space="preserve"> </w:t>
      </w:r>
      <w:r w:rsidR="00FD6FED" w:rsidRPr="00FD6FED">
        <w:rPr>
          <w:highlight w:val="yellow"/>
          <w:shd w:val="clear" w:color="auto" w:fill="FFFFFF"/>
        </w:rPr>
        <w:t>(hold_the_line/continued_nourishment)</w:t>
      </w:r>
      <w:r w:rsidRPr="00FD6FED">
        <w:rPr>
          <w:highlight w:val="yellow"/>
          <w:shd w:val="clear" w:color="auto" w:fill="FFFFFF"/>
        </w:rPr>
        <w:t>:</w:t>
      </w:r>
      <w:r>
        <w:rPr>
          <w:shd w:val="clear" w:color="auto" w:fill="FFFFFF"/>
        </w:rPr>
        <w:t xml:space="preserve"> </w:t>
      </w:r>
      <w:r w:rsidR="00305CA9" w:rsidRPr="009C4027">
        <w:rPr>
          <w:shd w:val="clear" w:color="auto" w:fill="FFFFFF"/>
        </w:rPr>
        <w:t xml:space="preserve">(1) </w:t>
      </w:r>
      <w:r w:rsidR="00305CA9">
        <w:rPr>
          <w:shd w:val="clear" w:color="auto" w:fill="FFFFFF"/>
        </w:rPr>
        <w:t>a “</w:t>
      </w:r>
      <w:r w:rsidR="0008799C" w:rsidRPr="00DF719D">
        <w:rPr>
          <w:shd w:val="clear" w:color="auto" w:fill="FFFFFF"/>
        </w:rPr>
        <w:t>Landward Model Boundary</w:t>
      </w:r>
      <w:r w:rsidR="00305CA9">
        <w:rPr>
          <w:shd w:val="clear" w:color="auto" w:fill="FFFFFF"/>
        </w:rPr>
        <w:t>” for the future shoreline position is imposed, assuming that existing infrastructure</w:t>
      </w:r>
      <w:r w:rsidR="009B52FC">
        <w:rPr>
          <w:shd w:val="clear" w:color="auto" w:fill="FFFFFF"/>
        </w:rPr>
        <w:t xml:space="preserve"> </w:t>
      </w:r>
      <w:r w:rsidR="00305CA9">
        <w:rPr>
          <w:shd w:val="clear" w:color="auto" w:fill="FFFFFF"/>
        </w:rPr>
        <w:t>or other features (e.g., cliff</w:t>
      </w:r>
      <w:r w:rsidR="00C76495">
        <w:rPr>
          <w:shd w:val="clear" w:color="auto" w:fill="FFFFFF"/>
        </w:rPr>
        <w:t>, dune toe</w:t>
      </w:r>
      <w:r w:rsidR="00305CA9">
        <w:rPr>
          <w:shd w:val="clear" w:color="auto" w:fill="FFFFFF"/>
        </w:rPr>
        <w:t>) will limit the extent of future erosion</w:t>
      </w:r>
      <w:r w:rsidR="00305CA9">
        <w:t xml:space="preserve">, and </w:t>
      </w:r>
      <w:r w:rsidR="00305CA9" w:rsidRPr="009C4027">
        <w:t xml:space="preserve">(2) </w:t>
      </w:r>
      <w:r w:rsidR="00D94FC6">
        <w:t>the model assumes</w:t>
      </w:r>
      <w:r w:rsidR="00305CA9" w:rsidRPr="009C4027">
        <w:t xml:space="preserve"> recent historical accretion rates </w:t>
      </w:r>
      <w:r w:rsidR="00305CA9">
        <w:t>CONTINUE</w:t>
      </w:r>
      <w:r w:rsidR="00305CA9" w:rsidRPr="009C4027">
        <w:t xml:space="preserve"> into the future.</w:t>
      </w:r>
    </w:p>
    <w:p w14:paraId="731123BE" w14:textId="265E3824" w:rsidR="003B5A00" w:rsidRDefault="003B5A00" w:rsidP="00E232E4">
      <w:pPr>
        <w:rPr>
          <w:color w:val="000000" w:themeColor="text1"/>
        </w:rPr>
      </w:pPr>
      <w:r w:rsidRPr="008020A6">
        <w:rPr>
          <w:highlight w:val="yellow"/>
          <w:shd w:val="clear" w:color="auto" w:fill="FFFFFF"/>
        </w:rPr>
        <w:t xml:space="preserve">CASE </w:t>
      </w:r>
      <w:r w:rsidRPr="00975264">
        <w:rPr>
          <w:highlight w:val="yellow"/>
          <w:shd w:val="clear" w:color="auto" w:fill="FFFFFF"/>
        </w:rPr>
        <w:t>3</w:t>
      </w:r>
      <w:r w:rsidR="00975264" w:rsidRPr="00975264">
        <w:rPr>
          <w:highlight w:val="yellow"/>
        </w:rPr>
        <w:t xml:space="preserve"> (</w:t>
      </w:r>
      <w:r w:rsidR="00975264" w:rsidRPr="00975264">
        <w:rPr>
          <w:highlight w:val="yellow"/>
          <w:shd w:val="clear" w:color="auto" w:fill="FFFFFF"/>
        </w:rPr>
        <w:t>no_hold_the_line/no_nourishment</w:t>
      </w:r>
      <w:r w:rsidR="00302A60">
        <w:rPr>
          <w:highlight w:val="yellow"/>
          <w:shd w:val="clear" w:color="auto" w:fill="FFFFFF"/>
        </w:rPr>
        <w:t>)</w:t>
      </w:r>
      <w:r w:rsidRPr="00975264">
        <w:rPr>
          <w:highlight w:val="yellow"/>
          <w:shd w:val="clear" w:color="auto" w:fill="FFFFFF"/>
        </w:rPr>
        <w:t>:</w:t>
      </w:r>
      <w:r>
        <w:rPr>
          <w:shd w:val="clear" w:color="auto" w:fill="FFFFFF"/>
        </w:rPr>
        <w:t xml:space="preserve"> (1) shoreline positions along each transect are allowed to move landward </w:t>
      </w:r>
      <w:r w:rsidR="00305CA9">
        <w:rPr>
          <w:shd w:val="clear" w:color="auto" w:fill="FFFFFF"/>
        </w:rPr>
        <w:t>WITHOUT LIMITATION</w:t>
      </w:r>
      <w:r>
        <w:rPr>
          <w:color w:val="000000" w:themeColor="text1"/>
        </w:rPr>
        <w:t xml:space="preserve">. </w:t>
      </w:r>
      <w:r w:rsidR="009B52FC">
        <w:rPr>
          <w:color w:val="000000" w:themeColor="text1"/>
        </w:rPr>
        <w:t>I</w:t>
      </w:r>
      <w:r w:rsidRPr="798A1678">
        <w:rPr>
          <w:color w:val="000000" w:themeColor="text1"/>
        </w:rPr>
        <w:t>nfrastructure</w:t>
      </w:r>
      <w:r w:rsidR="001B5631">
        <w:rPr>
          <w:color w:val="000000" w:themeColor="text1"/>
        </w:rPr>
        <w:t xml:space="preserve"> or</w:t>
      </w:r>
      <w:r w:rsidRPr="798A1678">
        <w:rPr>
          <w:color w:val="000000" w:themeColor="text1"/>
        </w:rPr>
        <w:t xml:space="preserve"> other features </w:t>
      </w:r>
      <w:r w:rsidR="001B5631">
        <w:rPr>
          <w:color w:val="000000" w:themeColor="text1"/>
        </w:rPr>
        <w:t xml:space="preserve">(e.g., cliff, dune toe) </w:t>
      </w:r>
      <w:r w:rsidRPr="798A1678">
        <w:rPr>
          <w:color w:val="000000" w:themeColor="text1"/>
        </w:rPr>
        <w:t xml:space="preserve">are </w:t>
      </w:r>
      <w:r w:rsidR="001B5631">
        <w:rPr>
          <w:color w:val="000000" w:themeColor="text1"/>
        </w:rPr>
        <w:t>NOT</w:t>
      </w:r>
      <w:r w:rsidRPr="798A1678">
        <w:rPr>
          <w:color w:val="000000" w:themeColor="text1"/>
        </w:rPr>
        <w:t xml:space="preserve"> included in this </w:t>
      </w:r>
      <w:r w:rsidR="00443999">
        <w:rPr>
          <w:color w:val="000000" w:themeColor="text1"/>
        </w:rPr>
        <w:t>model case</w:t>
      </w:r>
      <w:r w:rsidRPr="798A1678">
        <w:rPr>
          <w:color w:val="000000" w:themeColor="text1"/>
        </w:rPr>
        <w:t>, and no assumptions about these features are made</w:t>
      </w:r>
      <w:r>
        <w:rPr>
          <w:color w:val="000000" w:themeColor="text1"/>
        </w:rPr>
        <w:t xml:space="preserve">; and (2) </w:t>
      </w:r>
      <w:r w:rsidR="00D94FC6">
        <w:rPr>
          <w:color w:val="000000" w:themeColor="text1"/>
        </w:rPr>
        <w:t>the model assumes</w:t>
      </w:r>
      <w:r>
        <w:rPr>
          <w:color w:val="000000" w:themeColor="text1"/>
        </w:rPr>
        <w:t xml:space="preserve"> recent historical accretion rates DO NOT continue into the future.</w:t>
      </w:r>
    </w:p>
    <w:p w14:paraId="1235AAC2" w14:textId="3FA2471D" w:rsidR="003B5A00" w:rsidRPr="00875D91" w:rsidRDefault="003B5A00" w:rsidP="00E232E4">
      <w:pPr>
        <w:rPr>
          <w:shd w:val="clear" w:color="auto" w:fill="FFFFFF"/>
        </w:rPr>
      </w:pPr>
      <w:r w:rsidRPr="00B844AA">
        <w:rPr>
          <w:highlight w:val="yellow"/>
          <w:shd w:val="clear" w:color="auto" w:fill="FFFFFF"/>
        </w:rPr>
        <w:t>CASE 4</w:t>
      </w:r>
      <w:r w:rsidR="00DC7168" w:rsidRPr="00B844AA">
        <w:rPr>
          <w:highlight w:val="yellow"/>
        </w:rPr>
        <w:t xml:space="preserve"> </w:t>
      </w:r>
      <w:r w:rsidR="00302A60" w:rsidRPr="00B844AA">
        <w:rPr>
          <w:highlight w:val="yellow"/>
        </w:rPr>
        <w:t>(</w:t>
      </w:r>
      <w:r w:rsidR="00DC7168" w:rsidRPr="00B844AA">
        <w:rPr>
          <w:highlight w:val="yellow"/>
          <w:shd w:val="clear" w:color="auto" w:fill="FFFFFF"/>
        </w:rPr>
        <w:t>no_hold_the_line</w:t>
      </w:r>
      <w:r w:rsidR="00302A60" w:rsidRPr="00B844AA">
        <w:rPr>
          <w:highlight w:val="yellow"/>
          <w:shd w:val="clear" w:color="auto" w:fill="FFFFFF"/>
        </w:rPr>
        <w:t>/</w:t>
      </w:r>
      <w:r w:rsidR="00DC7168" w:rsidRPr="00B844AA">
        <w:rPr>
          <w:highlight w:val="yellow"/>
          <w:shd w:val="clear" w:color="auto" w:fill="FFFFFF"/>
        </w:rPr>
        <w:t>continued_nourishment</w:t>
      </w:r>
      <w:r w:rsidR="00302A60" w:rsidRPr="00B844AA">
        <w:rPr>
          <w:highlight w:val="yellow"/>
          <w:shd w:val="clear" w:color="auto" w:fill="FFFFFF"/>
        </w:rPr>
        <w:t>)</w:t>
      </w:r>
      <w:r w:rsidRPr="00B844AA">
        <w:rPr>
          <w:highlight w:val="yellow"/>
          <w:shd w:val="clear" w:color="auto" w:fill="FFFFFF"/>
        </w:rPr>
        <w:t>:</w:t>
      </w:r>
      <w:r>
        <w:rPr>
          <w:shd w:val="clear" w:color="auto" w:fill="FFFFFF"/>
        </w:rPr>
        <w:t xml:space="preserve"> (1) shoreline positions along each transect are allowed to move landward </w:t>
      </w:r>
      <w:r w:rsidR="00B844AA">
        <w:rPr>
          <w:shd w:val="clear" w:color="auto" w:fill="FFFFFF"/>
        </w:rPr>
        <w:t>WITHOUT LIMITATION</w:t>
      </w:r>
      <w:r>
        <w:rPr>
          <w:color w:val="000000" w:themeColor="text1"/>
        </w:rPr>
        <w:t xml:space="preserve">. </w:t>
      </w:r>
      <w:r w:rsidR="6C52D293">
        <w:rPr>
          <w:color w:val="000000" w:themeColor="text1"/>
        </w:rPr>
        <w:t>I</w:t>
      </w:r>
      <w:r w:rsidRPr="798A1678">
        <w:rPr>
          <w:color w:val="000000" w:themeColor="text1"/>
        </w:rPr>
        <w:t>nfrastructure</w:t>
      </w:r>
      <w:r w:rsidR="0509ABEA" w:rsidRPr="798A1678">
        <w:rPr>
          <w:color w:val="000000" w:themeColor="text1"/>
        </w:rPr>
        <w:t xml:space="preserve"> or</w:t>
      </w:r>
      <w:r w:rsidRPr="798A1678">
        <w:rPr>
          <w:color w:val="000000" w:themeColor="text1"/>
        </w:rPr>
        <w:t xml:space="preserve"> other features </w:t>
      </w:r>
      <w:r w:rsidR="4EE4E142" w:rsidRPr="6A7BF401">
        <w:rPr>
          <w:rFonts w:ascii="Calibri" w:eastAsia="Calibri" w:hAnsi="Calibri" w:cs="Calibri"/>
          <w:color w:val="000000" w:themeColor="text1"/>
        </w:rPr>
        <w:t>(e.g., cliff, dune toe)</w:t>
      </w:r>
      <w:r w:rsidRPr="798A1678">
        <w:rPr>
          <w:color w:val="000000" w:themeColor="text1"/>
        </w:rPr>
        <w:t xml:space="preserve"> are </w:t>
      </w:r>
      <w:r w:rsidR="312DC213" w:rsidRPr="798A1678">
        <w:rPr>
          <w:color w:val="000000" w:themeColor="text1"/>
        </w:rPr>
        <w:t xml:space="preserve">NOT </w:t>
      </w:r>
      <w:r w:rsidR="7F7F4F66" w:rsidRPr="798A1678">
        <w:rPr>
          <w:color w:val="000000" w:themeColor="text1"/>
        </w:rPr>
        <w:t>included</w:t>
      </w:r>
      <w:r w:rsidRPr="798A1678">
        <w:rPr>
          <w:color w:val="000000" w:themeColor="text1"/>
        </w:rPr>
        <w:t xml:space="preserve"> in this </w:t>
      </w:r>
      <w:r w:rsidR="00443999">
        <w:rPr>
          <w:color w:val="000000" w:themeColor="text1"/>
        </w:rPr>
        <w:t>model case</w:t>
      </w:r>
      <w:r w:rsidRPr="798A1678">
        <w:rPr>
          <w:color w:val="000000" w:themeColor="text1"/>
        </w:rPr>
        <w:t>, and no assumptions about these features are made</w:t>
      </w:r>
      <w:r>
        <w:rPr>
          <w:color w:val="000000" w:themeColor="text1"/>
        </w:rPr>
        <w:t xml:space="preserve">; and (2) </w:t>
      </w:r>
      <w:r w:rsidR="00D94FC6">
        <w:rPr>
          <w:color w:val="000000" w:themeColor="text1"/>
        </w:rPr>
        <w:t>the model assumes</w:t>
      </w:r>
      <w:r>
        <w:rPr>
          <w:color w:val="000000" w:themeColor="text1"/>
        </w:rPr>
        <w:t xml:space="preserve"> recent historical accretion rates </w:t>
      </w:r>
      <w:r w:rsidR="00302A60">
        <w:rPr>
          <w:color w:val="000000" w:themeColor="text1"/>
        </w:rPr>
        <w:t>CONTINUE</w:t>
      </w:r>
      <w:r>
        <w:rPr>
          <w:color w:val="000000" w:themeColor="text1"/>
        </w:rPr>
        <w:t xml:space="preserve"> into the future.</w:t>
      </w:r>
    </w:p>
    <w:p w14:paraId="46555F61" w14:textId="375C6708" w:rsidR="00EA6D27" w:rsidRPr="00EA6D27" w:rsidRDefault="00EA6D27" w:rsidP="00E232E4">
      <w:pPr>
        <w:rPr>
          <w:b/>
          <w:bCs/>
          <w:color w:val="000000" w:themeColor="text1"/>
        </w:rPr>
      </w:pPr>
      <w:r w:rsidRPr="00EA6D27">
        <w:rPr>
          <w:b/>
          <w:bCs/>
          <w:color w:val="000000" w:themeColor="text1"/>
        </w:rPr>
        <w:t>Uncertainty</w:t>
      </w:r>
    </w:p>
    <w:p w14:paraId="17D11D9B" w14:textId="66D11B40" w:rsidR="00BD2C2E" w:rsidRDefault="7AC48712" w:rsidP="00E232E4">
      <w:r w:rsidRPr="380F09C1">
        <w:rPr>
          <w:color w:val="000000" w:themeColor="text1"/>
        </w:rPr>
        <w:t xml:space="preserve">Uncertainty should be </w:t>
      </w:r>
      <w:r w:rsidR="6956F122" w:rsidRPr="380F09C1">
        <w:rPr>
          <w:color w:val="000000" w:themeColor="text1"/>
        </w:rPr>
        <w:t>considered in</w:t>
      </w:r>
      <w:r w:rsidRPr="380F09C1">
        <w:rPr>
          <w:color w:val="000000" w:themeColor="text1"/>
        </w:rPr>
        <w:t xml:space="preserve"> any vulnerability assessment</w:t>
      </w:r>
      <w:r w:rsidR="35D6C0DB" w:rsidRPr="380F09C1">
        <w:rPr>
          <w:color w:val="000000" w:themeColor="text1"/>
        </w:rPr>
        <w:t xml:space="preserve">, particularly </w:t>
      </w:r>
      <w:r w:rsidR="4BD72A10" w:rsidRPr="380F09C1">
        <w:rPr>
          <w:color w:val="000000" w:themeColor="text1"/>
        </w:rPr>
        <w:t>when evaluating exposure risk for</w:t>
      </w:r>
      <w:r w:rsidR="54AF9B96" w:rsidRPr="380F09C1">
        <w:rPr>
          <w:color w:val="000000" w:themeColor="text1"/>
        </w:rPr>
        <w:t xml:space="preserve"> critical assets</w:t>
      </w:r>
      <w:r w:rsidRPr="380F09C1">
        <w:rPr>
          <w:color w:val="000000" w:themeColor="text1"/>
        </w:rPr>
        <w:t xml:space="preserve">. </w:t>
      </w:r>
      <w:r w:rsidR="2D3752D4" w:rsidRPr="380F09C1">
        <w:rPr>
          <w:color w:val="000000" w:themeColor="text1"/>
        </w:rPr>
        <w:t>“</w:t>
      </w:r>
      <w:r w:rsidRPr="380F09C1">
        <w:rPr>
          <w:color w:val="000000" w:themeColor="text1"/>
        </w:rPr>
        <w:t>Model uncertainty</w:t>
      </w:r>
      <w:r w:rsidR="2D3752D4" w:rsidRPr="380F09C1">
        <w:rPr>
          <w:color w:val="000000" w:themeColor="text1"/>
        </w:rPr>
        <w:t>”</w:t>
      </w:r>
      <w:r w:rsidRPr="380F09C1">
        <w:rPr>
          <w:color w:val="000000" w:themeColor="text1"/>
        </w:rPr>
        <w:t xml:space="preserve"> is shown as a yellow band for each transect. It represents the 95 percent confidence bands associated with a 200-member ensemble of modeled shoreline positions, representing robust model uncertainty (see metadata for details). As bands narrow, it can help indicate where there is higher confidence in the projected changes. These bands also take seasonal variations in the shoreline into account. </w:t>
      </w:r>
      <w:r w:rsidR="00C8657C">
        <w:br/>
      </w:r>
      <w:r w:rsidR="00C8657C">
        <w:br/>
      </w:r>
      <w:r w:rsidR="4AA94951" w:rsidRPr="380F09C1">
        <w:rPr>
          <w:color w:val="000000" w:themeColor="text1"/>
        </w:rPr>
        <w:t>S</w:t>
      </w:r>
      <w:r w:rsidRPr="380F09C1">
        <w:rPr>
          <w:color w:val="000000" w:themeColor="text1"/>
        </w:rPr>
        <w:t>horeline changes and erosion from extreme storms can lie outside the 95% confidence interval. To illustrate the potential episodic impact of extreme storms, the maximum landward shoreline deviation for wave heights of certain intensities (return periods of 1-year, 20-year and 100-years</w:t>
      </w:r>
      <w:r w:rsidR="06330E9F" w:rsidRPr="380F09C1">
        <w:rPr>
          <w:color w:val="000000" w:themeColor="text1"/>
        </w:rPr>
        <w:t xml:space="preserve">) </w:t>
      </w:r>
      <w:r w:rsidRPr="380F09C1">
        <w:rPr>
          <w:color w:val="000000" w:themeColor="text1"/>
        </w:rPr>
        <w:t xml:space="preserve">are also provided </w:t>
      </w:r>
      <w:r w:rsidR="2D3752D4" w:rsidRPr="380F09C1">
        <w:rPr>
          <w:color w:val="000000" w:themeColor="text1"/>
        </w:rPr>
        <w:t>as “</w:t>
      </w:r>
      <w:r w:rsidRPr="380F09C1">
        <w:rPr>
          <w:color w:val="000000" w:themeColor="text1"/>
        </w:rPr>
        <w:t>potential storm erosion</w:t>
      </w:r>
      <w:r w:rsidR="66BC9E6E" w:rsidRPr="380F09C1">
        <w:rPr>
          <w:color w:val="000000" w:themeColor="text1"/>
        </w:rPr>
        <w:t xml:space="preserve"> uncertainty</w:t>
      </w:r>
      <w:r w:rsidR="2D3752D4" w:rsidRPr="380F09C1">
        <w:rPr>
          <w:color w:val="000000" w:themeColor="text1"/>
        </w:rPr>
        <w:t>”</w:t>
      </w:r>
      <w:r w:rsidR="06330E9F" w:rsidRPr="380F09C1">
        <w:rPr>
          <w:color w:val="000000" w:themeColor="text1"/>
        </w:rPr>
        <w:t xml:space="preserve"> to illustrate </w:t>
      </w:r>
      <w:r w:rsidR="1B1BAAF9" w:rsidRPr="380F09C1">
        <w:rPr>
          <w:color w:val="000000" w:themeColor="text1"/>
        </w:rPr>
        <w:t xml:space="preserve">the </w:t>
      </w:r>
      <w:r w:rsidR="70B48023" w:rsidRPr="380F09C1">
        <w:rPr>
          <w:color w:val="000000" w:themeColor="text1"/>
        </w:rPr>
        <w:t xml:space="preserve">potential </w:t>
      </w:r>
      <w:r w:rsidR="1B1BAAF9" w:rsidRPr="380F09C1">
        <w:rPr>
          <w:color w:val="000000" w:themeColor="text1"/>
        </w:rPr>
        <w:t xml:space="preserve">additional </w:t>
      </w:r>
      <w:r w:rsidR="70B48023" w:rsidRPr="380F09C1">
        <w:rPr>
          <w:color w:val="000000" w:themeColor="text1"/>
        </w:rPr>
        <w:t xml:space="preserve">impact of </w:t>
      </w:r>
      <w:r w:rsidR="06330E9F" w:rsidRPr="380F09C1">
        <w:rPr>
          <w:color w:val="000000" w:themeColor="text1"/>
        </w:rPr>
        <w:t xml:space="preserve">extreme </w:t>
      </w:r>
      <w:r w:rsidR="70B48023" w:rsidRPr="380F09C1">
        <w:rPr>
          <w:color w:val="000000" w:themeColor="text1"/>
        </w:rPr>
        <w:t>events</w:t>
      </w:r>
      <w:r w:rsidR="06330E9F" w:rsidRPr="380F09C1">
        <w:rPr>
          <w:color w:val="000000" w:themeColor="text1"/>
        </w:rPr>
        <w:t>.</w:t>
      </w:r>
      <w:r w:rsidR="00C8657C">
        <w:br/>
      </w:r>
      <w:r w:rsidR="00C8657C">
        <w:br/>
      </w:r>
      <w:r w:rsidR="1ED8F63D" w:rsidRPr="380F09C1">
        <w:rPr>
          <w:color w:val="000000" w:themeColor="text1"/>
        </w:rPr>
        <w:t>Lastly</w:t>
      </w:r>
      <w:r w:rsidRPr="380F09C1">
        <w:rPr>
          <w:color w:val="000000" w:themeColor="text1"/>
        </w:rPr>
        <w:t xml:space="preserve">, while several processes are implicitly included as noise parameters for each </w:t>
      </w:r>
      <w:r w:rsidR="05BA321B" w:rsidRPr="380F09C1">
        <w:rPr>
          <w:color w:val="000000" w:themeColor="text1"/>
        </w:rPr>
        <w:t xml:space="preserve">transect </w:t>
      </w:r>
      <w:r w:rsidRPr="380F09C1">
        <w:rPr>
          <w:color w:val="000000" w:themeColor="text1"/>
        </w:rPr>
        <w:t xml:space="preserve">location, </w:t>
      </w:r>
      <w:r w:rsidR="5AC5AA83" w:rsidRPr="380F09C1">
        <w:rPr>
          <w:color w:val="000000" w:themeColor="text1"/>
        </w:rPr>
        <w:t>the model</w:t>
      </w:r>
      <w:r w:rsidRPr="380F09C1">
        <w:rPr>
          <w:color w:val="000000" w:themeColor="text1"/>
        </w:rPr>
        <w:t xml:space="preserve"> does not explicitly account for all coastal processes. In </w:t>
      </w:r>
      <w:r w:rsidR="47506ABE" w:rsidRPr="380F09C1">
        <w:rPr>
          <w:color w:val="000000" w:themeColor="text1"/>
        </w:rPr>
        <w:t xml:space="preserve">highly </w:t>
      </w:r>
      <w:r w:rsidRPr="380F09C1">
        <w:rPr>
          <w:color w:val="000000" w:themeColor="text1"/>
        </w:rPr>
        <w:t xml:space="preserve">dynamic </w:t>
      </w:r>
      <w:r w:rsidR="69275C13" w:rsidRPr="380F09C1">
        <w:rPr>
          <w:color w:val="000000" w:themeColor="text1"/>
        </w:rPr>
        <w:t xml:space="preserve">and complex </w:t>
      </w:r>
      <w:r w:rsidRPr="380F09C1">
        <w:rPr>
          <w:color w:val="000000" w:themeColor="text1"/>
        </w:rPr>
        <w:t xml:space="preserve">areas </w:t>
      </w:r>
      <w:r w:rsidR="47506ABE" w:rsidRPr="380F09C1">
        <w:rPr>
          <w:color w:val="000000" w:themeColor="text1"/>
        </w:rPr>
        <w:t>such as</w:t>
      </w:r>
      <w:r w:rsidRPr="380F09C1">
        <w:rPr>
          <w:color w:val="000000" w:themeColor="text1"/>
        </w:rPr>
        <w:t xml:space="preserve"> river mouths, capes, inlets, and end of spits, uncertainty is greater. </w:t>
      </w:r>
      <w:r w:rsidR="632FE8E5" w:rsidRPr="380F09C1">
        <w:rPr>
          <w:color w:val="000000" w:themeColor="text1"/>
        </w:rPr>
        <w:t>Thus, a</w:t>
      </w:r>
      <w:r w:rsidRPr="380F09C1">
        <w:rPr>
          <w:color w:val="000000" w:themeColor="text1"/>
        </w:rPr>
        <w:t>n estimate of potential uncertainty for SLR</w:t>
      </w:r>
      <w:r w:rsidR="04A6DAF3" w:rsidRPr="380F09C1">
        <w:rPr>
          <w:color w:val="000000" w:themeColor="text1"/>
        </w:rPr>
        <w:t xml:space="preserve"> scenarios </w:t>
      </w:r>
      <w:r w:rsidRPr="380F09C1">
        <w:rPr>
          <w:color w:val="000000" w:themeColor="text1"/>
        </w:rPr>
        <w:t xml:space="preserve">25cm and greater is included for </w:t>
      </w:r>
      <w:r w:rsidR="04A6DAF3" w:rsidRPr="380F09C1">
        <w:rPr>
          <w:color w:val="000000" w:themeColor="text1"/>
        </w:rPr>
        <w:t>“</w:t>
      </w:r>
      <w:r w:rsidRPr="380F09C1">
        <w:rPr>
          <w:color w:val="000000" w:themeColor="text1"/>
        </w:rPr>
        <w:t>unresolved processes</w:t>
      </w:r>
      <w:r w:rsidR="04A6DAF3" w:rsidRPr="380F09C1">
        <w:rPr>
          <w:color w:val="000000" w:themeColor="text1"/>
        </w:rPr>
        <w:t>”</w:t>
      </w:r>
      <w:r w:rsidRPr="380F09C1">
        <w:rPr>
          <w:color w:val="000000" w:themeColor="text1"/>
        </w:rPr>
        <w:t xml:space="preserve"> and other sources of error not explicitly included in the model. </w:t>
      </w:r>
    </w:p>
    <w:p w14:paraId="054B7679" w14:textId="77777777" w:rsidR="00555DFD" w:rsidRPr="00555DFD" w:rsidRDefault="00555DFD" w:rsidP="00555DFD">
      <w:pPr>
        <w:pStyle w:val="ListParagraph"/>
        <w:ind w:left="770"/>
        <w:rPr>
          <w:b/>
          <w:bCs/>
        </w:rPr>
      </w:pPr>
    </w:p>
    <w:p w14:paraId="0478F1D5" w14:textId="4FDF50E9" w:rsidR="00CA0D6F" w:rsidRPr="00CA0D6F" w:rsidRDefault="00CA0D6F" w:rsidP="00E232E4">
      <w:pPr>
        <w:rPr>
          <w:rFonts w:ascii="Arial" w:hAnsi="Arial" w:cs="Arial"/>
          <w:b/>
          <w:bCs/>
          <w:color w:val="000000" w:themeColor="text1"/>
          <w:sz w:val="32"/>
          <w:szCs w:val="32"/>
        </w:rPr>
      </w:pPr>
      <w:r w:rsidRPr="00CA0D6F">
        <w:rPr>
          <w:rFonts w:ascii="Arial" w:hAnsi="Arial" w:cs="Arial"/>
          <w:b/>
          <w:bCs/>
          <w:color w:val="000000" w:themeColor="text1"/>
          <w:sz w:val="32"/>
          <w:szCs w:val="32"/>
        </w:rPr>
        <w:t>Amplifying information for specific variables</w:t>
      </w:r>
    </w:p>
    <w:p w14:paraId="42E0D065" w14:textId="0B02C62A" w:rsidR="6B5EDDFA" w:rsidRPr="0095448E" w:rsidRDefault="42631CA2" w:rsidP="00E232E4">
      <w:pPr>
        <w:rPr>
          <w:b/>
          <w:bCs/>
          <w:color w:val="000000" w:themeColor="text1"/>
        </w:rPr>
      </w:pPr>
      <w:r w:rsidRPr="0095448E">
        <w:rPr>
          <w:b/>
          <w:bCs/>
          <w:color w:val="000000" w:themeColor="text1"/>
        </w:rPr>
        <w:t>Initial shoreline</w:t>
      </w:r>
    </w:p>
    <w:p w14:paraId="62126375" w14:textId="77777777" w:rsidR="00E878C2" w:rsidRPr="00E878C2" w:rsidRDefault="00E878C2" w:rsidP="00E232E4">
      <w:pPr>
        <w:rPr>
          <w:color w:val="000000" w:themeColor="text1"/>
        </w:rPr>
      </w:pPr>
      <w:r w:rsidRPr="00E878C2">
        <w:rPr>
          <w:color w:val="000000" w:themeColor="text1"/>
        </w:rPr>
        <w:t>Position of initial shoreline used at the start of model simulation. Derived from satellite imagery dated closest to 01 January 1995. The position is included only to highlight trends in projected shoreline change and should not be used in place of definitive historical shoreline records. The shoreline position is defined as the land-water boundary at the Mean High Water (MHW) line determined at set transects.</w:t>
      </w:r>
    </w:p>
    <w:p w14:paraId="2CF62A8B" w14:textId="3B12FA20" w:rsidR="6B5EDDFA" w:rsidRPr="0095448E" w:rsidRDefault="42631CA2" w:rsidP="00E232E4">
      <w:pPr>
        <w:rPr>
          <w:b/>
          <w:bCs/>
          <w:color w:val="000000" w:themeColor="text1"/>
        </w:rPr>
      </w:pPr>
      <w:r w:rsidRPr="0095448E">
        <w:rPr>
          <w:b/>
          <w:bCs/>
          <w:color w:val="000000" w:themeColor="text1"/>
        </w:rPr>
        <w:t>Modeled shoreline</w:t>
      </w:r>
    </w:p>
    <w:p w14:paraId="32BF150B" w14:textId="6E4E2843" w:rsidR="57621A99" w:rsidRDefault="798A1678" w:rsidP="00E232E4">
      <w:pPr>
        <w:rPr>
          <w:rFonts w:eastAsia="Arial"/>
        </w:rPr>
      </w:pPr>
      <w:r w:rsidRPr="798A1678">
        <w:rPr>
          <w:rFonts w:eastAsia="Arial"/>
        </w:rPr>
        <w:t>Position of shoreline</w:t>
      </w:r>
      <w:r w:rsidR="0096512C">
        <w:rPr>
          <w:rFonts w:eastAsia="Arial"/>
        </w:rPr>
        <w:t xml:space="preserve">, </w:t>
      </w:r>
      <w:r w:rsidR="0096512C" w:rsidRPr="6B5EDDFA">
        <w:rPr>
          <w:color w:val="000000" w:themeColor="text1"/>
        </w:rPr>
        <w:t>defined as the land-water boundary at the Mean High Water (MHW) line</w:t>
      </w:r>
      <w:r w:rsidR="00073BD0" w:rsidRPr="705795F5">
        <w:rPr>
          <w:color w:val="000000" w:themeColor="text1"/>
        </w:rPr>
        <w:t xml:space="preserve"> </w:t>
      </w:r>
      <w:r w:rsidRPr="798A1678">
        <w:rPr>
          <w:rFonts w:eastAsia="Arial"/>
        </w:rPr>
        <w:t xml:space="preserve">for </w:t>
      </w:r>
      <w:r w:rsidR="008B21B9">
        <w:rPr>
          <w:rFonts w:eastAsia="Arial"/>
        </w:rPr>
        <w:t xml:space="preserve">the indicated </w:t>
      </w:r>
      <w:r w:rsidRPr="798A1678">
        <w:rPr>
          <w:rFonts w:eastAsia="Arial"/>
        </w:rPr>
        <w:t xml:space="preserve">SLR </w:t>
      </w:r>
      <w:r w:rsidR="008B21B9">
        <w:rPr>
          <w:rFonts w:eastAsia="Arial"/>
        </w:rPr>
        <w:t>scenario</w:t>
      </w:r>
      <w:r w:rsidRPr="798A1678">
        <w:rPr>
          <w:rFonts w:eastAsia="Arial"/>
        </w:rPr>
        <w:t xml:space="preserve">. This represents the mean trajectory of a 200-member ensemble using multiple realizations of future wave conditions. As the models use </w:t>
      </w:r>
      <w:r w:rsidR="00861642">
        <w:rPr>
          <w:rFonts w:eastAsia="Arial"/>
        </w:rPr>
        <w:t xml:space="preserve">the </w:t>
      </w:r>
      <w:r w:rsidR="00C67409">
        <w:rPr>
          <w:rFonts w:eastAsia="Arial"/>
        </w:rPr>
        <w:t xml:space="preserve">change in sea level over time </w:t>
      </w:r>
      <w:r w:rsidRPr="798A1678">
        <w:rPr>
          <w:rFonts w:eastAsia="Arial"/>
        </w:rPr>
        <w:t xml:space="preserve">during computation, final shoreline positions for SLR scenarios are identified </w:t>
      </w:r>
      <w:r w:rsidR="00E20082">
        <w:rPr>
          <w:rFonts w:eastAsia="Arial"/>
        </w:rPr>
        <w:t>for</w:t>
      </w:r>
      <w:r w:rsidR="00E20082" w:rsidRPr="798A1678">
        <w:rPr>
          <w:rFonts w:eastAsia="Arial"/>
        </w:rPr>
        <w:t xml:space="preserve"> </w:t>
      </w:r>
      <w:r w:rsidRPr="798A1678">
        <w:rPr>
          <w:rFonts w:eastAsia="Arial"/>
        </w:rPr>
        <w:t>the date indicated.</w:t>
      </w:r>
    </w:p>
    <w:p w14:paraId="764A3C2D" w14:textId="43A5B905" w:rsidR="6B5EDDFA" w:rsidRPr="0095448E" w:rsidRDefault="42631CA2" w:rsidP="00E232E4">
      <w:pPr>
        <w:rPr>
          <w:b/>
          <w:bCs/>
          <w:color w:val="000000" w:themeColor="text1"/>
        </w:rPr>
      </w:pPr>
      <w:r w:rsidRPr="0095448E">
        <w:rPr>
          <w:b/>
          <w:bCs/>
          <w:color w:val="000000" w:themeColor="text1"/>
        </w:rPr>
        <w:t>Modeled shoreline uncertainty</w:t>
      </w:r>
    </w:p>
    <w:p w14:paraId="0AC25E07" w14:textId="73DEB10D" w:rsidR="798A1678" w:rsidRDefault="00AB2462" w:rsidP="00E232E4">
      <w:pPr>
        <w:rPr>
          <w:color w:val="000000" w:themeColor="text1"/>
        </w:rPr>
      </w:pPr>
      <w:r w:rsidRPr="00AB2462">
        <w:rPr>
          <w:color w:val="000000" w:themeColor="text1"/>
        </w:rPr>
        <w:t xml:space="preserve">Modeled uncertainty for projected shoreline position for the given SLR scenario, </w:t>
      </w:r>
      <w:r w:rsidR="0018294E">
        <w:rPr>
          <w:color w:val="000000" w:themeColor="text1"/>
        </w:rPr>
        <w:t>defined as</w:t>
      </w:r>
      <w:r w:rsidRPr="00AB2462">
        <w:rPr>
          <w:color w:val="000000" w:themeColor="text1"/>
        </w:rPr>
        <w:t xml:space="preserve"> the upper and lower bounds of a 95% confidence interval </w:t>
      </w:r>
      <w:r w:rsidR="00027262">
        <w:rPr>
          <w:color w:val="000000" w:themeColor="text1"/>
        </w:rPr>
        <w:t>for</w:t>
      </w:r>
      <w:r w:rsidRPr="00AB2462">
        <w:rPr>
          <w:color w:val="000000" w:themeColor="text1"/>
        </w:rPr>
        <w:t xml:space="preserve"> the projected 200-member ensemble trajectories.  It is representative of long-term, seasonal, and daily shoreline change. </w:t>
      </w:r>
    </w:p>
    <w:p w14:paraId="010537FA" w14:textId="15EF2A1B" w:rsidR="6B5EDDFA" w:rsidRPr="0095448E" w:rsidRDefault="00ED6820" w:rsidP="00E232E4">
      <w:pPr>
        <w:rPr>
          <w:b/>
          <w:bCs/>
          <w:color w:val="000000" w:themeColor="text1"/>
        </w:rPr>
      </w:pPr>
      <w:r w:rsidRPr="0095448E">
        <w:rPr>
          <w:b/>
          <w:bCs/>
          <w:color w:val="000000" w:themeColor="text1"/>
        </w:rPr>
        <w:t>P</w:t>
      </w:r>
      <w:r w:rsidR="42631CA2" w:rsidRPr="0095448E">
        <w:rPr>
          <w:b/>
          <w:bCs/>
          <w:color w:val="000000" w:themeColor="text1"/>
        </w:rPr>
        <w:t xml:space="preserve">otential </w:t>
      </w:r>
      <w:r w:rsidR="0099522D" w:rsidRPr="0095448E">
        <w:rPr>
          <w:b/>
          <w:bCs/>
          <w:color w:val="000000" w:themeColor="text1"/>
        </w:rPr>
        <w:t xml:space="preserve">storm </w:t>
      </w:r>
      <w:r w:rsidR="42631CA2" w:rsidRPr="0095448E">
        <w:rPr>
          <w:b/>
          <w:bCs/>
          <w:color w:val="000000" w:themeColor="text1"/>
        </w:rPr>
        <w:t>erosion uncertainty</w:t>
      </w:r>
    </w:p>
    <w:p w14:paraId="031B2F89" w14:textId="23C5BC8A" w:rsidR="798A1678" w:rsidRDefault="00492BEC" w:rsidP="00E232E4">
      <w:pPr>
        <w:rPr>
          <w:color w:val="000000" w:themeColor="text1"/>
        </w:rPr>
      </w:pPr>
      <w:r>
        <w:rPr>
          <w:color w:val="000000" w:themeColor="text1"/>
        </w:rPr>
        <w:t>I</w:t>
      </w:r>
      <w:r w:rsidRPr="00492BEC">
        <w:rPr>
          <w:color w:val="000000" w:themeColor="text1"/>
        </w:rPr>
        <w:t xml:space="preserve">llustrates the potential </w:t>
      </w:r>
      <w:r w:rsidR="00F4207F">
        <w:rPr>
          <w:color w:val="000000" w:themeColor="text1"/>
        </w:rPr>
        <w:t xml:space="preserve">additional </w:t>
      </w:r>
      <w:r w:rsidRPr="00492BEC">
        <w:rPr>
          <w:color w:val="000000" w:themeColor="text1"/>
        </w:rPr>
        <w:t xml:space="preserve">impact of </w:t>
      </w:r>
      <w:r w:rsidR="00FF50B5">
        <w:rPr>
          <w:color w:val="000000" w:themeColor="text1"/>
        </w:rPr>
        <w:t xml:space="preserve">an </w:t>
      </w:r>
      <w:r w:rsidRPr="00492BEC">
        <w:rPr>
          <w:color w:val="000000" w:themeColor="text1"/>
        </w:rPr>
        <w:t xml:space="preserve">extreme storm on episodic shoreline change. </w:t>
      </w:r>
      <w:r w:rsidR="008F2A64">
        <w:rPr>
          <w:color w:val="000000" w:themeColor="text1"/>
        </w:rPr>
        <w:t xml:space="preserve">It is </w:t>
      </w:r>
      <w:r w:rsidR="00A0771A">
        <w:rPr>
          <w:color w:val="000000" w:themeColor="text1"/>
        </w:rPr>
        <w:t>defined as the</w:t>
      </w:r>
      <w:r w:rsidR="009632E8" w:rsidRPr="00492BEC">
        <w:rPr>
          <w:color w:val="000000" w:themeColor="text1"/>
        </w:rPr>
        <w:t xml:space="preserve"> </w:t>
      </w:r>
      <w:r w:rsidRPr="00492BEC">
        <w:rPr>
          <w:color w:val="000000" w:themeColor="text1"/>
        </w:rPr>
        <w:t xml:space="preserve">maximum modeled shoreline position from the </w:t>
      </w:r>
      <w:r w:rsidR="008F2A64">
        <w:rPr>
          <w:color w:val="000000" w:themeColor="text1"/>
        </w:rPr>
        <w:t xml:space="preserve">200-member </w:t>
      </w:r>
      <w:r w:rsidRPr="00492BEC">
        <w:rPr>
          <w:color w:val="000000" w:themeColor="text1"/>
        </w:rPr>
        <w:t xml:space="preserve">ensemble for wave heights of the storm return-period/intensity indicated. </w:t>
      </w:r>
      <w:r w:rsidR="00A842E2">
        <w:rPr>
          <w:color w:val="000000" w:themeColor="text1"/>
        </w:rPr>
        <w:t xml:space="preserve">Thus, it is the maximum </w:t>
      </w:r>
      <w:r w:rsidR="004B5A72">
        <w:rPr>
          <w:color w:val="000000" w:themeColor="text1"/>
        </w:rPr>
        <w:t xml:space="preserve">potential </w:t>
      </w:r>
      <w:r w:rsidR="00A842E2">
        <w:rPr>
          <w:color w:val="000000" w:themeColor="text1"/>
        </w:rPr>
        <w:t>erosion trajectory from the model ensemble.</w:t>
      </w:r>
    </w:p>
    <w:p w14:paraId="5027A9AB" w14:textId="1DB70BBD" w:rsidR="6B5EDDFA" w:rsidRPr="0095448E" w:rsidRDefault="42631CA2" w:rsidP="00E232E4">
      <w:pPr>
        <w:rPr>
          <w:b/>
          <w:bCs/>
          <w:color w:val="000000" w:themeColor="text1"/>
        </w:rPr>
      </w:pPr>
      <w:r w:rsidRPr="0095448E">
        <w:rPr>
          <w:b/>
          <w:bCs/>
          <w:color w:val="000000" w:themeColor="text1"/>
        </w:rPr>
        <w:t>Unresolved process uncertainty</w:t>
      </w:r>
    </w:p>
    <w:p w14:paraId="5C6A41CD" w14:textId="0335D687" w:rsidR="798A1678" w:rsidRDefault="1CD92E43" w:rsidP="00E232E4">
      <w:pPr>
        <w:rPr>
          <w:color w:val="000000" w:themeColor="text1"/>
        </w:rPr>
      </w:pPr>
      <w:r w:rsidRPr="380F09C1">
        <w:rPr>
          <w:color w:val="000000" w:themeColor="text1"/>
        </w:rPr>
        <w:t>Uncertainty considering unresolved processes and other sources of error not explicitly included in the model</w:t>
      </w:r>
      <w:r w:rsidR="027F9483" w:rsidRPr="380F09C1">
        <w:rPr>
          <w:color w:val="000000" w:themeColor="text1"/>
        </w:rPr>
        <w:t xml:space="preserve">, </w:t>
      </w:r>
      <w:r w:rsidR="33897642" w:rsidRPr="380F09C1">
        <w:rPr>
          <w:color w:val="000000" w:themeColor="text1"/>
        </w:rPr>
        <w:t xml:space="preserve">which </w:t>
      </w:r>
      <w:r w:rsidR="6EBAC05A" w:rsidRPr="380F09C1">
        <w:rPr>
          <w:color w:val="000000" w:themeColor="text1"/>
        </w:rPr>
        <w:t>captures the</w:t>
      </w:r>
      <w:r w:rsidR="33897642" w:rsidRPr="380F09C1">
        <w:rPr>
          <w:color w:val="000000" w:themeColor="text1"/>
        </w:rPr>
        <w:t xml:space="preserve"> </w:t>
      </w:r>
      <w:r w:rsidR="39314E29" w:rsidRPr="380F09C1">
        <w:rPr>
          <w:color w:val="000000" w:themeColor="text1"/>
        </w:rPr>
        <w:t>larger</w:t>
      </w:r>
      <w:r w:rsidR="33897642" w:rsidRPr="380F09C1">
        <w:rPr>
          <w:color w:val="000000" w:themeColor="text1"/>
        </w:rPr>
        <w:t xml:space="preserve"> uncertainty</w:t>
      </w:r>
      <w:r w:rsidR="3519C58B" w:rsidRPr="380F09C1">
        <w:rPr>
          <w:color w:val="000000" w:themeColor="text1"/>
        </w:rPr>
        <w:t xml:space="preserve"> </w:t>
      </w:r>
      <w:r w:rsidR="6F0FA7E0" w:rsidRPr="380F09C1">
        <w:rPr>
          <w:color w:val="000000" w:themeColor="text1"/>
        </w:rPr>
        <w:t>in model projections for</w:t>
      </w:r>
      <w:r w:rsidR="49E901FE" w:rsidRPr="380F09C1">
        <w:rPr>
          <w:color w:val="000000" w:themeColor="text1"/>
        </w:rPr>
        <w:t xml:space="preserve"> dynamic and complex</w:t>
      </w:r>
      <w:r w:rsidR="63303C11" w:rsidRPr="380F09C1">
        <w:rPr>
          <w:color w:val="000000" w:themeColor="text1"/>
        </w:rPr>
        <w:t xml:space="preserve"> </w:t>
      </w:r>
      <w:r w:rsidR="0A8BE42B" w:rsidRPr="380F09C1">
        <w:rPr>
          <w:color w:val="000000" w:themeColor="text1"/>
        </w:rPr>
        <w:t>areas</w:t>
      </w:r>
      <w:r w:rsidR="6728B4DE" w:rsidRPr="380F09C1">
        <w:rPr>
          <w:color w:val="000000" w:themeColor="text1"/>
        </w:rPr>
        <w:t xml:space="preserve"> such as</w:t>
      </w:r>
      <w:r w:rsidR="63303C11" w:rsidRPr="380F09C1">
        <w:rPr>
          <w:color w:val="000000" w:themeColor="text1"/>
        </w:rPr>
        <w:t xml:space="preserve"> river mouths, capes, inlets, and the ends of spits</w:t>
      </w:r>
      <w:r w:rsidRPr="380F09C1">
        <w:rPr>
          <w:color w:val="000000" w:themeColor="text1"/>
        </w:rPr>
        <w:t xml:space="preserve">. Estimates of the process uncertainty are derived from comparing model output with </w:t>
      </w:r>
      <w:r w:rsidR="4DF9C56D" w:rsidRPr="380F09C1">
        <w:rPr>
          <w:color w:val="000000" w:themeColor="text1"/>
        </w:rPr>
        <w:t>Satellite-derived Shoreline (</w:t>
      </w:r>
      <w:r w:rsidRPr="380F09C1">
        <w:rPr>
          <w:color w:val="000000" w:themeColor="text1"/>
        </w:rPr>
        <w:t>SDS</w:t>
      </w:r>
      <w:r w:rsidR="48ECBFF6" w:rsidRPr="380F09C1">
        <w:rPr>
          <w:color w:val="000000" w:themeColor="text1"/>
        </w:rPr>
        <w:t>)</w:t>
      </w:r>
      <w:r w:rsidRPr="380F09C1">
        <w:rPr>
          <w:color w:val="000000" w:themeColor="text1"/>
        </w:rPr>
        <w:t xml:space="preserve"> observations during the validation period (2015-2020). Unresolved process uncertainty is shown for SLR scenarios 25 cm and greater</w:t>
      </w:r>
      <w:r w:rsidR="6728B4DE" w:rsidRPr="380F09C1">
        <w:rPr>
          <w:color w:val="000000" w:themeColor="text1"/>
        </w:rPr>
        <w:t>.</w:t>
      </w:r>
    </w:p>
    <w:p w14:paraId="0D7C13A9" w14:textId="2799A274" w:rsidR="6B5EDDFA" w:rsidRPr="00A673B3" w:rsidRDefault="42631CA2" w:rsidP="00E232E4">
      <w:pPr>
        <w:rPr>
          <w:b/>
          <w:bCs/>
          <w:color w:val="000000" w:themeColor="text1"/>
        </w:rPr>
      </w:pPr>
      <w:r w:rsidRPr="00A673B3">
        <w:rPr>
          <w:b/>
          <w:bCs/>
          <w:color w:val="000000" w:themeColor="text1"/>
        </w:rPr>
        <w:t>Transects</w:t>
      </w:r>
    </w:p>
    <w:p w14:paraId="12481027" w14:textId="073A14E9" w:rsidR="008177F4" w:rsidRPr="00BC7682" w:rsidRDefault="566698E4" w:rsidP="380F09C1">
      <w:pPr>
        <w:rPr>
          <w:b/>
          <w:bCs/>
        </w:rPr>
      </w:pPr>
      <w:r w:rsidRPr="00A673B3">
        <w:rPr>
          <w:color w:val="000000" w:themeColor="text1"/>
        </w:rPr>
        <w:t>Identification of the cross-shore transect for each model location, unique across study area.</w:t>
      </w:r>
      <w:r w:rsidR="76D2713F">
        <w:rPr>
          <w:color w:val="000000" w:themeColor="text1"/>
        </w:rPr>
        <w:t xml:space="preserve"> </w:t>
      </w:r>
    </w:p>
    <w:p w14:paraId="61F817B1" w14:textId="2FADDD2F" w:rsidR="008177F4" w:rsidRPr="00BC7682" w:rsidRDefault="7BC069A7" w:rsidP="380F09C1">
      <w:pPr>
        <w:ind w:left="50"/>
        <w:rPr>
          <w:color w:val="000000" w:themeColor="text1"/>
        </w:rPr>
      </w:pPr>
      <w:r>
        <w:t>Transects are colored by what type of model was run for that transects: “</w:t>
      </w:r>
      <w:r w:rsidR="4185045F">
        <w:t>f</w:t>
      </w:r>
      <w:r>
        <w:t>ull model” configuration included all model parameters</w:t>
      </w:r>
      <w:r w:rsidR="00AEA2AD">
        <w:t>;</w:t>
      </w:r>
      <w:r>
        <w:t xml:space="preserve"> “</w:t>
      </w:r>
      <w:r w:rsidR="73C2A84D">
        <w:t>c</w:t>
      </w:r>
      <w:r>
        <w:t>ross-shore only” configuration excluded longshore transport in locations where this was applicable (for example, when the beach was very short or enclosed)</w:t>
      </w:r>
      <w:r w:rsidR="39696C44">
        <w:t>;</w:t>
      </w:r>
      <w:r w:rsidR="20E5B012">
        <w:t xml:space="preserve"> and a </w:t>
      </w:r>
      <w:r>
        <w:t>“</w:t>
      </w:r>
      <w:r w:rsidR="03D65646">
        <w:t>r</w:t>
      </w:r>
      <w:r>
        <w:t xml:space="preserve">ate only” configuration </w:t>
      </w:r>
      <w:r w:rsidR="4AA1D060">
        <w:t xml:space="preserve">shows </w:t>
      </w:r>
      <w:r>
        <w:t>where only historical rates of shoreline change are used</w:t>
      </w:r>
      <w:r w:rsidR="219EFBC5">
        <w:t>. As</w:t>
      </w:r>
      <w:r>
        <w:t xml:space="preserve"> the governing equations in this </w:t>
      </w:r>
      <w:r w:rsidR="3EC79E64">
        <w:t xml:space="preserve">shoreline </w:t>
      </w:r>
      <w:r>
        <w:t>model are applicable for responses</w:t>
      </w:r>
      <w:r w:rsidR="6E5CB311">
        <w:t xml:space="preserve"> of a sandy beach</w:t>
      </w:r>
      <w:r w:rsidR="18944B8A">
        <w:t xml:space="preserve">, model </w:t>
      </w:r>
      <w:r w:rsidR="63955C66">
        <w:t>parameters</w:t>
      </w:r>
      <w:r w:rsidR="18944B8A">
        <w:t xml:space="preserve"> would not be appropriately descriptive for</w:t>
      </w:r>
      <w:r>
        <w:t xml:space="preserve"> very cobbled beaches (or similarly heterogeneous beaches) and a more simplified approach</w:t>
      </w:r>
      <w:r w:rsidR="683B201C">
        <w:t xml:space="preserve"> of historical rates</w:t>
      </w:r>
      <w:r>
        <w:t xml:space="preserve"> was used.  See metadata and references for more information</w:t>
      </w:r>
      <w:r w:rsidR="3234042E">
        <w:t>.</w:t>
      </w:r>
      <w:r w:rsidRPr="380F09C1">
        <w:rPr>
          <w:color w:val="000000" w:themeColor="text1"/>
        </w:rPr>
        <w:t xml:space="preserve"> </w:t>
      </w:r>
    </w:p>
    <w:p w14:paraId="5B7361B5" w14:textId="23F29E63" w:rsidR="6B5EDDFA" w:rsidRPr="00A673B3" w:rsidRDefault="2990F193" w:rsidP="00E232E4">
      <w:pPr>
        <w:rPr>
          <w:b/>
          <w:bCs/>
          <w:color w:val="000000" w:themeColor="text1"/>
        </w:rPr>
      </w:pPr>
      <w:r w:rsidRPr="380F09C1">
        <w:rPr>
          <w:b/>
          <w:bCs/>
          <w:color w:val="000000" w:themeColor="text1"/>
        </w:rPr>
        <w:t>Landward Model</w:t>
      </w:r>
      <w:r w:rsidR="24A013AF" w:rsidRPr="380F09C1">
        <w:rPr>
          <w:b/>
          <w:bCs/>
          <w:color w:val="000000" w:themeColor="text1"/>
        </w:rPr>
        <w:t xml:space="preserve"> Boundary</w:t>
      </w:r>
    </w:p>
    <w:p w14:paraId="1112EF92" w14:textId="3B8B09E2" w:rsidR="798A1678" w:rsidRDefault="00E878C2" w:rsidP="00E232E4">
      <w:r w:rsidRPr="00E878C2">
        <w:rPr>
          <w:color w:val="000000" w:themeColor="text1"/>
        </w:rPr>
        <w:t>This boundary is used in specific model cases where shoreline change is restricted and not allowed to erode further landward. It is the location along individual transects that denotes the landward end of the beach during model simulations, defined as the boundary between the beach and upslope landscapes, such as vegetated or urban landscapes. It represents a scenario where existing infrastructure or other features (e.g., cliff, dune toe) may limit the extent of future erosion. For contrast and comparison, other model cases show projections where the shoreline is allowed to erode without restriction. See metadata for more explanation on the model cases.</w:t>
      </w:r>
      <w:r w:rsidR="609473E0" w:rsidRPr="798A1678">
        <w:rPr>
          <w:color w:val="000000" w:themeColor="text1"/>
        </w:rPr>
        <w:t xml:space="preserve">  </w:t>
      </w:r>
    </w:p>
    <w:p w14:paraId="0BCEFD77" w14:textId="61861004" w:rsidR="3147C1E0" w:rsidRDefault="002256A3" w:rsidP="7A6483F4">
      <w:pPr>
        <w:rPr>
          <w:b/>
          <w:bCs/>
          <w:color w:val="000000" w:themeColor="text1"/>
        </w:rPr>
      </w:pPr>
      <w:commentRangeStart w:id="0"/>
      <w:commentRangeStart w:id="1"/>
      <w:r w:rsidRPr="55699A85">
        <w:rPr>
          <w:b/>
          <w:bCs/>
          <w:color w:val="000000" w:themeColor="text1"/>
        </w:rPr>
        <w:t>Shoreline change hazard zone</w:t>
      </w:r>
    </w:p>
    <w:p w14:paraId="0775289C" w14:textId="4EDBECEC" w:rsidR="00CE33F7" w:rsidRPr="00CE33F7" w:rsidRDefault="00CE33F7" w:rsidP="7A6483F4">
      <w:pPr>
        <w:rPr>
          <w:color w:val="000000" w:themeColor="text1"/>
        </w:rPr>
      </w:pPr>
      <w:r w:rsidRPr="00CE33F7">
        <w:rPr>
          <w:color w:val="000000" w:themeColor="text1"/>
        </w:rPr>
        <w:t xml:space="preserve">Comprehensive hazard zone denoting area impacted by projected shoreline change, defined as the area between the initial shoreline and the modeled shoreline uncertainty. </w:t>
      </w:r>
      <w:r w:rsidR="001E5E8D">
        <w:rPr>
          <w:color w:val="000000" w:themeColor="text1"/>
        </w:rPr>
        <w:t>Modeled shoreline uncertainty</w:t>
      </w:r>
      <w:r w:rsidRPr="00CE33F7">
        <w:rPr>
          <w:color w:val="000000" w:themeColor="text1"/>
        </w:rPr>
        <w:t xml:space="preserve"> represents the 95% confidence interval for the projected 200-member ensemble trajectories, and is representative of long-term, seasonal, and daily shoreline change. Anything </w:t>
      </w:r>
      <w:r w:rsidR="001E5E8D">
        <w:rPr>
          <w:color w:val="000000" w:themeColor="text1"/>
        </w:rPr>
        <w:t>with</w:t>
      </w:r>
      <w:r w:rsidRPr="00CE33F7">
        <w:rPr>
          <w:color w:val="000000" w:themeColor="text1"/>
        </w:rPr>
        <w:t xml:space="preserve">in this </w:t>
      </w:r>
      <w:r w:rsidR="004070CD">
        <w:rPr>
          <w:color w:val="000000" w:themeColor="text1"/>
        </w:rPr>
        <w:t xml:space="preserve">hazard </w:t>
      </w:r>
      <w:r w:rsidRPr="00CE33F7">
        <w:rPr>
          <w:color w:val="000000" w:themeColor="text1"/>
        </w:rPr>
        <w:t>zone is likely to be impacted by shoreline change for the SLR indicated.</w:t>
      </w:r>
    </w:p>
    <w:p w14:paraId="7995F923" w14:textId="3919CDFE" w:rsidR="00820AC0" w:rsidRDefault="00820AC0" w:rsidP="00820AC0">
      <w:pPr>
        <w:rPr>
          <w:b/>
          <w:bCs/>
          <w:color w:val="000000" w:themeColor="text1"/>
        </w:rPr>
      </w:pPr>
      <w:r>
        <w:rPr>
          <w:b/>
          <w:bCs/>
          <w:color w:val="000000" w:themeColor="text1"/>
        </w:rPr>
        <w:t xml:space="preserve">Extreme </w:t>
      </w:r>
      <w:r w:rsidR="00563000">
        <w:rPr>
          <w:b/>
          <w:bCs/>
          <w:color w:val="000000" w:themeColor="text1"/>
        </w:rPr>
        <w:t>s</w:t>
      </w:r>
      <w:r>
        <w:rPr>
          <w:b/>
          <w:bCs/>
          <w:color w:val="000000" w:themeColor="text1"/>
        </w:rPr>
        <w:t xml:space="preserve">torm </w:t>
      </w:r>
      <w:r w:rsidR="00563000">
        <w:rPr>
          <w:b/>
          <w:bCs/>
          <w:color w:val="000000" w:themeColor="text1"/>
        </w:rPr>
        <w:t>s</w:t>
      </w:r>
      <w:r w:rsidRPr="00CE33F7">
        <w:rPr>
          <w:b/>
          <w:bCs/>
          <w:color w:val="000000" w:themeColor="text1"/>
        </w:rPr>
        <w:t>horeline change hazard zone</w:t>
      </w:r>
    </w:p>
    <w:p w14:paraId="0983A370" w14:textId="065A6B9D" w:rsidR="00820AC0" w:rsidRPr="00CE33F7" w:rsidRDefault="00820AC0" w:rsidP="00F15FAA">
      <w:pPr>
        <w:rPr>
          <w:color w:val="000000" w:themeColor="text1"/>
        </w:rPr>
      </w:pPr>
      <w:r w:rsidRPr="55699A85">
        <w:rPr>
          <w:color w:val="000000" w:themeColor="text1"/>
        </w:rPr>
        <w:t>Comprehensive hazard zone denoting area impacted by projected shoreline change</w:t>
      </w:r>
      <w:r w:rsidR="00691A9A" w:rsidRPr="55699A85">
        <w:rPr>
          <w:color w:val="000000" w:themeColor="text1"/>
        </w:rPr>
        <w:t xml:space="preserve">, including potential additional impact of an extreme storm on episodic shoreline change. It is defined as the </w:t>
      </w:r>
      <w:r w:rsidR="00DB1BF5" w:rsidRPr="55699A85">
        <w:rPr>
          <w:color w:val="000000" w:themeColor="text1"/>
        </w:rPr>
        <w:t xml:space="preserve">area between the initial shoreline and the potential storm erosion uncertainty </w:t>
      </w:r>
      <w:r w:rsidR="009B70EA" w:rsidRPr="55699A85">
        <w:rPr>
          <w:color w:val="000000" w:themeColor="text1"/>
        </w:rPr>
        <w:t xml:space="preserve">for the 100-year return-period/intensity storm. </w:t>
      </w:r>
      <w:r w:rsidRPr="55699A85">
        <w:rPr>
          <w:color w:val="000000" w:themeColor="text1"/>
        </w:rPr>
        <w:t>Anything within this hazard zone is likely to be impacted by shoreline change for the SLR indicated</w:t>
      </w:r>
      <w:r w:rsidR="00F15FAA" w:rsidRPr="55699A85">
        <w:rPr>
          <w:color w:val="000000" w:themeColor="text1"/>
        </w:rPr>
        <w:t xml:space="preserve"> as well as</w:t>
      </w:r>
      <w:r w:rsidR="00E73DBE" w:rsidRPr="55699A85">
        <w:rPr>
          <w:color w:val="000000" w:themeColor="text1"/>
        </w:rPr>
        <w:t xml:space="preserve"> episodic shoreline change from an extreme </w:t>
      </w:r>
      <w:del w:id="2" w:author="O'Neill, Andrea" w:date="2022-11-02T18:24:00Z">
        <w:r w:rsidRPr="55699A85" w:rsidDel="00820AC0">
          <w:rPr>
            <w:color w:val="000000" w:themeColor="text1"/>
          </w:rPr>
          <w:delText xml:space="preserve">100-year </w:delText>
        </w:r>
      </w:del>
      <w:r w:rsidR="00E73DBE" w:rsidRPr="55699A85">
        <w:rPr>
          <w:color w:val="000000" w:themeColor="text1"/>
        </w:rPr>
        <w:t>storm</w:t>
      </w:r>
      <w:r w:rsidRPr="55699A85">
        <w:rPr>
          <w:color w:val="000000" w:themeColor="text1"/>
        </w:rPr>
        <w:t>.</w:t>
      </w:r>
      <w:commentRangeEnd w:id="0"/>
      <w:r>
        <w:rPr>
          <w:rStyle w:val="CommentReference"/>
        </w:rPr>
        <w:commentReference w:id="0"/>
      </w:r>
      <w:commentRangeEnd w:id="1"/>
      <w:r>
        <w:rPr>
          <w:rStyle w:val="CommentReference"/>
        </w:rPr>
        <w:commentReference w:id="1"/>
      </w:r>
    </w:p>
    <w:p w14:paraId="610930C2" w14:textId="7FAEF867" w:rsidR="6B5EDDFA" w:rsidRDefault="6B5EDDFA" w:rsidP="00E232E4">
      <w:pPr>
        <w:rPr>
          <w:color w:val="000000" w:themeColor="text1"/>
        </w:rPr>
      </w:pPr>
    </w:p>
    <w:p w14:paraId="35F3AA4E" w14:textId="0B5EBB31" w:rsidR="6B5EDDFA" w:rsidRDefault="6B5EDDFA" w:rsidP="00E232E4">
      <w:pPr>
        <w:rPr>
          <w:color w:val="000000" w:themeColor="text1"/>
        </w:rPr>
      </w:pPr>
    </w:p>
    <w:sectPr w:rsidR="6B5EDD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ayden, Maya K" w:date="2022-11-02T11:17:00Z" w:initials="HMK">
    <w:p w14:paraId="05FD4DAC" w14:textId="2E0CC3F3" w:rsidR="00DA160F" w:rsidRDefault="00DA160F">
      <w:pPr>
        <w:pStyle w:val="CommentText"/>
      </w:pPr>
      <w:r>
        <w:rPr>
          <w:rStyle w:val="CommentReference"/>
        </w:rPr>
        <w:annotationRef/>
      </w:r>
      <w:r>
        <w:fldChar w:fldCharType="begin"/>
      </w:r>
      <w:r>
        <w:instrText xml:space="preserve"> HYPERLINK "mailto:aoneill@usgs.gov" </w:instrText>
      </w:r>
      <w:bookmarkStart w:id="3" w:name="_@_A7A7F2957FFF4D88AD4ED08F0469BD2DZ"/>
      <w:r>
        <w:rPr>
          <w:rStyle w:val="Mention"/>
        </w:rPr>
        <w:fldChar w:fldCharType="separate"/>
      </w:r>
      <w:bookmarkEnd w:id="3"/>
      <w:r w:rsidRPr="00DA160F">
        <w:rPr>
          <w:rStyle w:val="Mention"/>
          <w:noProof/>
        </w:rPr>
        <w:t>@O'Neill, Andrea</w:t>
      </w:r>
      <w:r>
        <w:fldChar w:fldCharType="end"/>
      </w:r>
      <w:r>
        <w:t xml:space="preserve"> </w:t>
      </w:r>
      <w:r>
        <w:fldChar w:fldCharType="begin"/>
      </w:r>
      <w:r>
        <w:instrText xml:space="preserve"> HYPERLINK "mailto:svitousek@usgs.gov" </w:instrText>
      </w:r>
      <w:bookmarkStart w:id="4" w:name="_@_FDFEB5805EE9456EA63975FE1C3B1942Z"/>
      <w:r>
        <w:rPr>
          <w:rStyle w:val="Mention"/>
        </w:rPr>
        <w:fldChar w:fldCharType="separate"/>
      </w:r>
      <w:bookmarkEnd w:id="4"/>
      <w:r w:rsidRPr="00DA160F">
        <w:rPr>
          <w:rStyle w:val="Mention"/>
          <w:noProof/>
        </w:rPr>
        <w:t>@Vitousek, Sean F</w:t>
      </w:r>
      <w:r>
        <w:fldChar w:fldCharType="end"/>
      </w:r>
      <w:r>
        <w:t xml:space="preserve"> Can you guys </w:t>
      </w:r>
      <w:r w:rsidR="009B4905">
        <w:t>“focus group approve” that this text makes sense?</w:t>
      </w:r>
      <w:r w:rsidR="00E878C2">
        <w:t xml:space="preserve"> </w:t>
      </w:r>
      <w:r w:rsidR="008A547F">
        <w:t xml:space="preserve">Feel free to add track changes edits. </w:t>
      </w:r>
    </w:p>
  </w:comment>
  <w:comment w:id="1" w:author="O'Neill, Andrea" w:date="2022-11-02T11:24:00Z" w:initials="OA">
    <w:p w14:paraId="207AB1F5" w14:textId="1C694CE1" w:rsidR="55699A85" w:rsidRDefault="55699A85">
      <w:pPr>
        <w:pStyle w:val="CommentText"/>
      </w:pPr>
      <w:r>
        <w:t xml:space="preserve">I think it looks good.  I would just remove the second '100-yr' and stick to extreme storm, as we define it above.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FD4DAC" w15:done="0"/>
  <w15:commentEx w15:paraId="207AB1F5" w15:paraIdParent="05FD4D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CD054" w16cex:dateUtc="2022-11-02T18:17:00Z"/>
  <w16cex:commentExtensible w16cex:durableId="4C331F18" w16cex:dateUtc="2022-11-02T1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FD4DAC" w16cid:durableId="270CD054"/>
  <w16cid:commentId w16cid:paraId="207AB1F5" w16cid:durableId="4C331F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613A9"/>
    <w:multiLevelType w:val="hybridMultilevel"/>
    <w:tmpl w:val="F5DC841A"/>
    <w:lvl w:ilvl="0" w:tplc="FFFFFFFF">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9618417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Neill, Andrea">
    <w15:presenceInfo w15:providerId="AD" w15:userId="S::aoneill@usgs.gov::e6270c5e-243d-4973-aec7-1db32f55d081"/>
  </w15:person>
  <w15:person w15:author="Hayden, Maya K">
    <w15:presenceInfo w15:providerId="AD" w15:userId="S::mkhayden@usgs.gov::6543e038-7ed4-4cbd-aff5-374367e3a7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27"/>
    <w:rsid w:val="00000715"/>
    <w:rsid w:val="00021470"/>
    <w:rsid w:val="000235DA"/>
    <w:rsid w:val="00027262"/>
    <w:rsid w:val="000305A6"/>
    <w:rsid w:val="00031535"/>
    <w:rsid w:val="0007111D"/>
    <w:rsid w:val="00073BD0"/>
    <w:rsid w:val="000807A3"/>
    <w:rsid w:val="0008799C"/>
    <w:rsid w:val="0009374D"/>
    <w:rsid w:val="000A3429"/>
    <w:rsid w:val="000A7152"/>
    <w:rsid w:val="000B45F3"/>
    <w:rsid w:val="000B5BB2"/>
    <w:rsid w:val="000C1A01"/>
    <w:rsid w:val="000C4164"/>
    <w:rsid w:val="000E1ADE"/>
    <w:rsid w:val="000E21C2"/>
    <w:rsid w:val="000E4B43"/>
    <w:rsid w:val="000F6BA3"/>
    <w:rsid w:val="00102044"/>
    <w:rsid w:val="00106892"/>
    <w:rsid w:val="00116596"/>
    <w:rsid w:val="001306AF"/>
    <w:rsid w:val="00137D2D"/>
    <w:rsid w:val="001467D3"/>
    <w:rsid w:val="0015669F"/>
    <w:rsid w:val="00157EF5"/>
    <w:rsid w:val="00171A3A"/>
    <w:rsid w:val="0017280C"/>
    <w:rsid w:val="00177938"/>
    <w:rsid w:val="0018294E"/>
    <w:rsid w:val="0018607D"/>
    <w:rsid w:val="001B18EF"/>
    <w:rsid w:val="001B2773"/>
    <w:rsid w:val="001B5631"/>
    <w:rsid w:val="001B7461"/>
    <w:rsid w:val="001C1865"/>
    <w:rsid w:val="001C5489"/>
    <w:rsid w:val="001D700B"/>
    <w:rsid w:val="001D7760"/>
    <w:rsid w:val="001E10BF"/>
    <w:rsid w:val="001E4552"/>
    <w:rsid w:val="001E5E8D"/>
    <w:rsid w:val="001F0892"/>
    <w:rsid w:val="002101D6"/>
    <w:rsid w:val="00224D1C"/>
    <w:rsid w:val="002256A3"/>
    <w:rsid w:val="00262F74"/>
    <w:rsid w:val="002746E4"/>
    <w:rsid w:val="0029622E"/>
    <w:rsid w:val="002A25BB"/>
    <w:rsid w:val="002A6830"/>
    <w:rsid w:val="002A7B17"/>
    <w:rsid w:val="002B4E7B"/>
    <w:rsid w:val="002C2536"/>
    <w:rsid w:val="002C6A67"/>
    <w:rsid w:val="002E5AFF"/>
    <w:rsid w:val="002E5FA1"/>
    <w:rsid w:val="00302A60"/>
    <w:rsid w:val="003056AB"/>
    <w:rsid w:val="00305CA9"/>
    <w:rsid w:val="003204D7"/>
    <w:rsid w:val="0032524F"/>
    <w:rsid w:val="0033468A"/>
    <w:rsid w:val="00341481"/>
    <w:rsid w:val="003454AE"/>
    <w:rsid w:val="00347C46"/>
    <w:rsid w:val="00366AFE"/>
    <w:rsid w:val="00376EB4"/>
    <w:rsid w:val="00380D2F"/>
    <w:rsid w:val="00381DBA"/>
    <w:rsid w:val="003A2241"/>
    <w:rsid w:val="003A2CD6"/>
    <w:rsid w:val="003B0087"/>
    <w:rsid w:val="003B4242"/>
    <w:rsid w:val="003B5A00"/>
    <w:rsid w:val="003B7F9A"/>
    <w:rsid w:val="003C1352"/>
    <w:rsid w:val="003D27BE"/>
    <w:rsid w:val="003D2B1D"/>
    <w:rsid w:val="003E2264"/>
    <w:rsid w:val="003E7374"/>
    <w:rsid w:val="003F3D2E"/>
    <w:rsid w:val="004070CD"/>
    <w:rsid w:val="004123CF"/>
    <w:rsid w:val="00424344"/>
    <w:rsid w:val="00427518"/>
    <w:rsid w:val="00430CAB"/>
    <w:rsid w:val="00433B7E"/>
    <w:rsid w:val="004347AD"/>
    <w:rsid w:val="00434C2C"/>
    <w:rsid w:val="00443999"/>
    <w:rsid w:val="00450E1B"/>
    <w:rsid w:val="0046530E"/>
    <w:rsid w:val="004717F4"/>
    <w:rsid w:val="004800D2"/>
    <w:rsid w:val="00484928"/>
    <w:rsid w:val="004904A4"/>
    <w:rsid w:val="00492BEC"/>
    <w:rsid w:val="004962F2"/>
    <w:rsid w:val="00496791"/>
    <w:rsid w:val="004A08C8"/>
    <w:rsid w:val="004A2BAE"/>
    <w:rsid w:val="004B5A72"/>
    <w:rsid w:val="004B7B1A"/>
    <w:rsid w:val="004D4DA3"/>
    <w:rsid w:val="004D56A9"/>
    <w:rsid w:val="004E45FD"/>
    <w:rsid w:val="00504695"/>
    <w:rsid w:val="005052F9"/>
    <w:rsid w:val="00507A16"/>
    <w:rsid w:val="00544CC7"/>
    <w:rsid w:val="005458CC"/>
    <w:rsid w:val="00555DFD"/>
    <w:rsid w:val="00563000"/>
    <w:rsid w:val="00571E57"/>
    <w:rsid w:val="005869C6"/>
    <w:rsid w:val="0059263D"/>
    <w:rsid w:val="00594C43"/>
    <w:rsid w:val="005A0A00"/>
    <w:rsid w:val="005A0C33"/>
    <w:rsid w:val="005A1986"/>
    <w:rsid w:val="005A6E59"/>
    <w:rsid w:val="005D001F"/>
    <w:rsid w:val="005D09CE"/>
    <w:rsid w:val="005E082A"/>
    <w:rsid w:val="005F27AA"/>
    <w:rsid w:val="005F2922"/>
    <w:rsid w:val="005F651F"/>
    <w:rsid w:val="0061007A"/>
    <w:rsid w:val="00611D00"/>
    <w:rsid w:val="00615F7F"/>
    <w:rsid w:val="00621855"/>
    <w:rsid w:val="00623AAD"/>
    <w:rsid w:val="00633F8F"/>
    <w:rsid w:val="0065073A"/>
    <w:rsid w:val="006513AF"/>
    <w:rsid w:val="00663E6A"/>
    <w:rsid w:val="00673462"/>
    <w:rsid w:val="00677A52"/>
    <w:rsid w:val="00680F9C"/>
    <w:rsid w:val="00686B5C"/>
    <w:rsid w:val="00691A9A"/>
    <w:rsid w:val="006C5D16"/>
    <w:rsid w:val="006E23C7"/>
    <w:rsid w:val="006E48FD"/>
    <w:rsid w:val="006E4B6B"/>
    <w:rsid w:val="00706113"/>
    <w:rsid w:val="00714F5D"/>
    <w:rsid w:val="007171DE"/>
    <w:rsid w:val="0071FBB5"/>
    <w:rsid w:val="007211A0"/>
    <w:rsid w:val="00732119"/>
    <w:rsid w:val="00733AEF"/>
    <w:rsid w:val="00736DD5"/>
    <w:rsid w:val="00753CB9"/>
    <w:rsid w:val="00756D55"/>
    <w:rsid w:val="00771A28"/>
    <w:rsid w:val="00787543"/>
    <w:rsid w:val="007A1074"/>
    <w:rsid w:val="007A4FAC"/>
    <w:rsid w:val="007A61A7"/>
    <w:rsid w:val="007B3035"/>
    <w:rsid w:val="007C1DA2"/>
    <w:rsid w:val="007D3ECB"/>
    <w:rsid w:val="007E10EC"/>
    <w:rsid w:val="007E4781"/>
    <w:rsid w:val="007F4586"/>
    <w:rsid w:val="007F5130"/>
    <w:rsid w:val="008000C8"/>
    <w:rsid w:val="00801C0A"/>
    <w:rsid w:val="008020A6"/>
    <w:rsid w:val="00804312"/>
    <w:rsid w:val="008054D6"/>
    <w:rsid w:val="00810288"/>
    <w:rsid w:val="008177F4"/>
    <w:rsid w:val="00820AC0"/>
    <w:rsid w:val="008234A3"/>
    <w:rsid w:val="008503BD"/>
    <w:rsid w:val="0085265C"/>
    <w:rsid w:val="00861642"/>
    <w:rsid w:val="00864E40"/>
    <w:rsid w:val="00874FC5"/>
    <w:rsid w:val="00875D91"/>
    <w:rsid w:val="008879DE"/>
    <w:rsid w:val="008A3C5B"/>
    <w:rsid w:val="008A547F"/>
    <w:rsid w:val="008A7B64"/>
    <w:rsid w:val="008B21B9"/>
    <w:rsid w:val="008F2A64"/>
    <w:rsid w:val="00900B55"/>
    <w:rsid w:val="00911086"/>
    <w:rsid w:val="00914AE2"/>
    <w:rsid w:val="009212E1"/>
    <w:rsid w:val="00932C27"/>
    <w:rsid w:val="0095448E"/>
    <w:rsid w:val="00955D0E"/>
    <w:rsid w:val="00961C59"/>
    <w:rsid w:val="009632E8"/>
    <w:rsid w:val="0096512C"/>
    <w:rsid w:val="00965F1B"/>
    <w:rsid w:val="00967E3C"/>
    <w:rsid w:val="00970299"/>
    <w:rsid w:val="00974F2B"/>
    <w:rsid w:val="00975264"/>
    <w:rsid w:val="009808B4"/>
    <w:rsid w:val="0098210F"/>
    <w:rsid w:val="0098677C"/>
    <w:rsid w:val="0099522D"/>
    <w:rsid w:val="009A0C39"/>
    <w:rsid w:val="009A2969"/>
    <w:rsid w:val="009B4905"/>
    <w:rsid w:val="009B52FC"/>
    <w:rsid w:val="009B642B"/>
    <w:rsid w:val="009B70EA"/>
    <w:rsid w:val="009B7B9C"/>
    <w:rsid w:val="009C0608"/>
    <w:rsid w:val="009C4027"/>
    <w:rsid w:val="009C54AB"/>
    <w:rsid w:val="009E7D14"/>
    <w:rsid w:val="009F69FE"/>
    <w:rsid w:val="00A0481B"/>
    <w:rsid w:val="00A0771A"/>
    <w:rsid w:val="00A27E3C"/>
    <w:rsid w:val="00A46DAF"/>
    <w:rsid w:val="00A500A6"/>
    <w:rsid w:val="00A50D13"/>
    <w:rsid w:val="00A673B3"/>
    <w:rsid w:val="00A76B32"/>
    <w:rsid w:val="00A842E2"/>
    <w:rsid w:val="00A8606C"/>
    <w:rsid w:val="00A90054"/>
    <w:rsid w:val="00A96D58"/>
    <w:rsid w:val="00A9725B"/>
    <w:rsid w:val="00AA2E3F"/>
    <w:rsid w:val="00AB204D"/>
    <w:rsid w:val="00AB2462"/>
    <w:rsid w:val="00AC2C95"/>
    <w:rsid w:val="00AC3E16"/>
    <w:rsid w:val="00AC524A"/>
    <w:rsid w:val="00AC58F5"/>
    <w:rsid w:val="00AD0EC3"/>
    <w:rsid w:val="00AD6558"/>
    <w:rsid w:val="00AE7DD5"/>
    <w:rsid w:val="00AEA2AD"/>
    <w:rsid w:val="00B00440"/>
    <w:rsid w:val="00B0403A"/>
    <w:rsid w:val="00B04602"/>
    <w:rsid w:val="00B219DC"/>
    <w:rsid w:val="00B3511E"/>
    <w:rsid w:val="00B44E94"/>
    <w:rsid w:val="00B52F89"/>
    <w:rsid w:val="00B57603"/>
    <w:rsid w:val="00B633BD"/>
    <w:rsid w:val="00B844AA"/>
    <w:rsid w:val="00B91C13"/>
    <w:rsid w:val="00BA055E"/>
    <w:rsid w:val="00BA5FC6"/>
    <w:rsid w:val="00BA6DEA"/>
    <w:rsid w:val="00BB0E9C"/>
    <w:rsid w:val="00BB698A"/>
    <w:rsid w:val="00BC38D6"/>
    <w:rsid w:val="00BC7097"/>
    <w:rsid w:val="00BC7682"/>
    <w:rsid w:val="00BD2609"/>
    <w:rsid w:val="00BD2C2E"/>
    <w:rsid w:val="00BE091E"/>
    <w:rsid w:val="00BE2BF3"/>
    <w:rsid w:val="00BE3286"/>
    <w:rsid w:val="00BE7E12"/>
    <w:rsid w:val="00BF0072"/>
    <w:rsid w:val="00BF1915"/>
    <w:rsid w:val="00BF2D06"/>
    <w:rsid w:val="00BF3CA4"/>
    <w:rsid w:val="00C00218"/>
    <w:rsid w:val="00C05B6F"/>
    <w:rsid w:val="00C07F51"/>
    <w:rsid w:val="00C40FF6"/>
    <w:rsid w:val="00C53E13"/>
    <w:rsid w:val="00C62153"/>
    <w:rsid w:val="00C67409"/>
    <w:rsid w:val="00C6797F"/>
    <w:rsid w:val="00C7045F"/>
    <w:rsid w:val="00C74B42"/>
    <w:rsid w:val="00C76495"/>
    <w:rsid w:val="00C8078B"/>
    <w:rsid w:val="00C85609"/>
    <w:rsid w:val="00C862D2"/>
    <w:rsid w:val="00C8657C"/>
    <w:rsid w:val="00CA0D6F"/>
    <w:rsid w:val="00CA6747"/>
    <w:rsid w:val="00CA74E9"/>
    <w:rsid w:val="00CA7753"/>
    <w:rsid w:val="00CB26E9"/>
    <w:rsid w:val="00CB4210"/>
    <w:rsid w:val="00CC1227"/>
    <w:rsid w:val="00CC1795"/>
    <w:rsid w:val="00CE33F7"/>
    <w:rsid w:val="00CE554F"/>
    <w:rsid w:val="00CE7F27"/>
    <w:rsid w:val="00CF7B29"/>
    <w:rsid w:val="00D23585"/>
    <w:rsid w:val="00D30FC9"/>
    <w:rsid w:val="00D557FB"/>
    <w:rsid w:val="00D82963"/>
    <w:rsid w:val="00D83E62"/>
    <w:rsid w:val="00D85459"/>
    <w:rsid w:val="00D92EAA"/>
    <w:rsid w:val="00D94FC6"/>
    <w:rsid w:val="00DA160F"/>
    <w:rsid w:val="00DB1BF5"/>
    <w:rsid w:val="00DB66C8"/>
    <w:rsid w:val="00DC7168"/>
    <w:rsid w:val="00DD1134"/>
    <w:rsid w:val="00DD176E"/>
    <w:rsid w:val="00DE6DBB"/>
    <w:rsid w:val="00DE709A"/>
    <w:rsid w:val="00DF0965"/>
    <w:rsid w:val="00DF2727"/>
    <w:rsid w:val="00DF719D"/>
    <w:rsid w:val="00E07250"/>
    <w:rsid w:val="00E128C6"/>
    <w:rsid w:val="00E20082"/>
    <w:rsid w:val="00E232E4"/>
    <w:rsid w:val="00E2521E"/>
    <w:rsid w:val="00E33D1C"/>
    <w:rsid w:val="00E5022C"/>
    <w:rsid w:val="00E5277F"/>
    <w:rsid w:val="00E553A5"/>
    <w:rsid w:val="00E56BD8"/>
    <w:rsid w:val="00E715C4"/>
    <w:rsid w:val="00E72645"/>
    <w:rsid w:val="00E73DBE"/>
    <w:rsid w:val="00E775F9"/>
    <w:rsid w:val="00E80BCC"/>
    <w:rsid w:val="00E878C2"/>
    <w:rsid w:val="00EA0C5E"/>
    <w:rsid w:val="00EA5FAF"/>
    <w:rsid w:val="00EA6D27"/>
    <w:rsid w:val="00EA7EF6"/>
    <w:rsid w:val="00EB5B3E"/>
    <w:rsid w:val="00EB7ADE"/>
    <w:rsid w:val="00ED4D11"/>
    <w:rsid w:val="00ED6820"/>
    <w:rsid w:val="00EF15B5"/>
    <w:rsid w:val="00EF60A5"/>
    <w:rsid w:val="00F05335"/>
    <w:rsid w:val="00F14368"/>
    <w:rsid w:val="00F15FAA"/>
    <w:rsid w:val="00F35589"/>
    <w:rsid w:val="00F4207F"/>
    <w:rsid w:val="00F468F4"/>
    <w:rsid w:val="00F46C4D"/>
    <w:rsid w:val="00F84A98"/>
    <w:rsid w:val="00FB25E0"/>
    <w:rsid w:val="00FC5F22"/>
    <w:rsid w:val="00FD154A"/>
    <w:rsid w:val="00FD6FED"/>
    <w:rsid w:val="00FE6B2C"/>
    <w:rsid w:val="00FF50B5"/>
    <w:rsid w:val="012431E4"/>
    <w:rsid w:val="0144B8B3"/>
    <w:rsid w:val="027F9483"/>
    <w:rsid w:val="02840277"/>
    <w:rsid w:val="02CBE3B7"/>
    <w:rsid w:val="0373F125"/>
    <w:rsid w:val="03D65646"/>
    <w:rsid w:val="03F92E4A"/>
    <w:rsid w:val="04287DD4"/>
    <w:rsid w:val="045BD2A6"/>
    <w:rsid w:val="04A6DAF3"/>
    <w:rsid w:val="0509ABEA"/>
    <w:rsid w:val="05363118"/>
    <w:rsid w:val="05538985"/>
    <w:rsid w:val="05BA321B"/>
    <w:rsid w:val="06330E9F"/>
    <w:rsid w:val="0737CC2B"/>
    <w:rsid w:val="0847C843"/>
    <w:rsid w:val="084B9B34"/>
    <w:rsid w:val="087C6284"/>
    <w:rsid w:val="099FD74A"/>
    <w:rsid w:val="0A2D2CCD"/>
    <w:rsid w:val="0A41FE11"/>
    <w:rsid w:val="0A8BE42B"/>
    <w:rsid w:val="0AF5F907"/>
    <w:rsid w:val="0B458BFC"/>
    <w:rsid w:val="0C61935D"/>
    <w:rsid w:val="0CA5C2D3"/>
    <w:rsid w:val="0CBF530C"/>
    <w:rsid w:val="0DE86829"/>
    <w:rsid w:val="0E2D99C9"/>
    <w:rsid w:val="0E3ADEFB"/>
    <w:rsid w:val="0E51A064"/>
    <w:rsid w:val="0E998783"/>
    <w:rsid w:val="0EB9B549"/>
    <w:rsid w:val="0F7CA826"/>
    <w:rsid w:val="0FCC5A94"/>
    <w:rsid w:val="10252439"/>
    <w:rsid w:val="105B314C"/>
    <w:rsid w:val="11A63178"/>
    <w:rsid w:val="1256C964"/>
    <w:rsid w:val="12AF93A8"/>
    <w:rsid w:val="131B5D4B"/>
    <w:rsid w:val="133CD766"/>
    <w:rsid w:val="13D9D08F"/>
    <w:rsid w:val="1464AF85"/>
    <w:rsid w:val="15719AD5"/>
    <w:rsid w:val="1584F68A"/>
    <w:rsid w:val="159BAE06"/>
    <w:rsid w:val="16721AB7"/>
    <w:rsid w:val="16BEC8B8"/>
    <w:rsid w:val="179F0907"/>
    <w:rsid w:val="187C504A"/>
    <w:rsid w:val="188DC061"/>
    <w:rsid w:val="18944B8A"/>
    <w:rsid w:val="1A02EC34"/>
    <w:rsid w:val="1A22A056"/>
    <w:rsid w:val="1A69962E"/>
    <w:rsid w:val="1ADBDE8F"/>
    <w:rsid w:val="1AE3D44C"/>
    <w:rsid w:val="1B1BAAF9"/>
    <w:rsid w:val="1CD92E43"/>
    <w:rsid w:val="1D59A9A0"/>
    <w:rsid w:val="1E079DDF"/>
    <w:rsid w:val="1E607500"/>
    <w:rsid w:val="1ECED573"/>
    <w:rsid w:val="1ED8F63D"/>
    <w:rsid w:val="1F25F4AD"/>
    <w:rsid w:val="1FAF4FB2"/>
    <w:rsid w:val="200CB667"/>
    <w:rsid w:val="201426B8"/>
    <w:rsid w:val="20868EE3"/>
    <w:rsid w:val="20E5B012"/>
    <w:rsid w:val="210A2F3F"/>
    <w:rsid w:val="219EFBC5"/>
    <w:rsid w:val="222592DF"/>
    <w:rsid w:val="22D1656E"/>
    <w:rsid w:val="22EEE631"/>
    <w:rsid w:val="232E21EB"/>
    <w:rsid w:val="24A013AF"/>
    <w:rsid w:val="263308DA"/>
    <w:rsid w:val="27740FD1"/>
    <w:rsid w:val="27F61A4E"/>
    <w:rsid w:val="28A24318"/>
    <w:rsid w:val="28D652D8"/>
    <w:rsid w:val="28E02446"/>
    <w:rsid w:val="2990F193"/>
    <w:rsid w:val="29E38E79"/>
    <w:rsid w:val="2A0C5DA7"/>
    <w:rsid w:val="2B1CA1FB"/>
    <w:rsid w:val="2B7CF37E"/>
    <w:rsid w:val="2B854521"/>
    <w:rsid w:val="2C025C4C"/>
    <w:rsid w:val="2CD21112"/>
    <w:rsid w:val="2D3752D4"/>
    <w:rsid w:val="2DE5E244"/>
    <w:rsid w:val="2E2B13BC"/>
    <w:rsid w:val="30894E9C"/>
    <w:rsid w:val="310C18CE"/>
    <w:rsid w:val="312DC213"/>
    <w:rsid w:val="3147C1E0"/>
    <w:rsid w:val="3234042E"/>
    <w:rsid w:val="3265E798"/>
    <w:rsid w:val="33897642"/>
    <w:rsid w:val="33A2D6EA"/>
    <w:rsid w:val="3519C58B"/>
    <w:rsid w:val="3519C9DD"/>
    <w:rsid w:val="35D6C0DB"/>
    <w:rsid w:val="37C3F308"/>
    <w:rsid w:val="380F09C1"/>
    <w:rsid w:val="38881A6E"/>
    <w:rsid w:val="38A8FC02"/>
    <w:rsid w:val="38EDC40D"/>
    <w:rsid w:val="3923A61C"/>
    <w:rsid w:val="39314E29"/>
    <w:rsid w:val="39696C44"/>
    <w:rsid w:val="3A8BCE08"/>
    <w:rsid w:val="3ADC6C35"/>
    <w:rsid w:val="3B47FA36"/>
    <w:rsid w:val="3C3828F1"/>
    <w:rsid w:val="3CD08C8E"/>
    <w:rsid w:val="3CE2D1B7"/>
    <w:rsid w:val="3CFB3A08"/>
    <w:rsid w:val="3D0D8F7E"/>
    <w:rsid w:val="3D55023B"/>
    <w:rsid w:val="3E3A37C2"/>
    <w:rsid w:val="3E885F48"/>
    <w:rsid w:val="3EC79E64"/>
    <w:rsid w:val="3F753550"/>
    <w:rsid w:val="3FE6563C"/>
    <w:rsid w:val="40A4FF3C"/>
    <w:rsid w:val="40B4C8BF"/>
    <w:rsid w:val="40F61812"/>
    <w:rsid w:val="4185045F"/>
    <w:rsid w:val="41C10AB4"/>
    <w:rsid w:val="41D7CDD4"/>
    <w:rsid w:val="41FCD72E"/>
    <w:rsid w:val="4240CF9D"/>
    <w:rsid w:val="42631CA2"/>
    <w:rsid w:val="4297C994"/>
    <w:rsid w:val="42B2FE28"/>
    <w:rsid w:val="43915317"/>
    <w:rsid w:val="459B5603"/>
    <w:rsid w:val="468911A6"/>
    <w:rsid w:val="46DE12AF"/>
    <w:rsid w:val="4727B021"/>
    <w:rsid w:val="47506ABE"/>
    <w:rsid w:val="47AB47FD"/>
    <w:rsid w:val="47B8E406"/>
    <w:rsid w:val="48C143C1"/>
    <w:rsid w:val="48ECBFF6"/>
    <w:rsid w:val="492C3527"/>
    <w:rsid w:val="499BDE57"/>
    <w:rsid w:val="49DB191A"/>
    <w:rsid w:val="49E901FE"/>
    <w:rsid w:val="4A7E1E3E"/>
    <w:rsid w:val="4A888914"/>
    <w:rsid w:val="4AA1D060"/>
    <w:rsid w:val="4AA94951"/>
    <w:rsid w:val="4AC94E3F"/>
    <w:rsid w:val="4B2BAC9E"/>
    <w:rsid w:val="4BD72A10"/>
    <w:rsid w:val="4BF8E483"/>
    <w:rsid w:val="4CE0C604"/>
    <w:rsid w:val="4D749EA2"/>
    <w:rsid w:val="4D7E7826"/>
    <w:rsid w:val="4DF417C4"/>
    <w:rsid w:val="4DF9C56D"/>
    <w:rsid w:val="4E29104E"/>
    <w:rsid w:val="4E9F7FBD"/>
    <w:rsid w:val="4EE4E142"/>
    <w:rsid w:val="4FC0EBA1"/>
    <w:rsid w:val="50AC4F12"/>
    <w:rsid w:val="50C861BA"/>
    <w:rsid w:val="50E523F4"/>
    <w:rsid w:val="51C01899"/>
    <w:rsid w:val="51DDD35F"/>
    <w:rsid w:val="521DB6CB"/>
    <w:rsid w:val="525FF2B8"/>
    <w:rsid w:val="53B39369"/>
    <w:rsid w:val="54AF9B96"/>
    <w:rsid w:val="55699A85"/>
    <w:rsid w:val="55817656"/>
    <w:rsid w:val="566698E4"/>
    <w:rsid w:val="56AA6259"/>
    <w:rsid w:val="56FFC3D9"/>
    <w:rsid w:val="575705B5"/>
    <w:rsid w:val="57621A99"/>
    <w:rsid w:val="580ACD85"/>
    <w:rsid w:val="58CE2271"/>
    <w:rsid w:val="5A7DFC9D"/>
    <w:rsid w:val="5AC4F9ED"/>
    <w:rsid w:val="5AC5AA83"/>
    <w:rsid w:val="5B959DAA"/>
    <w:rsid w:val="5BD47A2D"/>
    <w:rsid w:val="5CF19069"/>
    <w:rsid w:val="5D0BF789"/>
    <w:rsid w:val="5D6F055D"/>
    <w:rsid w:val="5E835EC2"/>
    <w:rsid w:val="5F31EC6F"/>
    <w:rsid w:val="5F8EDCCB"/>
    <w:rsid w:val="5FDE8977"/>
    <w:rsid w:val="602143A5"/>
    <w:rsid w:val="609473E0"/>
    <w:rsid w:val="62945598"/>
    <w:rsid w:val="632FE8E5"/>
    <w:rsid w:val="63303C11"/>
    <w:rsid w:val="63363973"/>
    <w:rsid w:val="6336953A"/>
    <w:rsid w:val="63955C66"/>
    <w:rsid w:val="64E713E9"/>
    <w:rsid w:val="6592B5A3"/>
    <w:rsid w:val="663174C5"/>
    <w:rsid w:val="66AAF11A"/>
    <w:rsid w:val="66BC9E6E"/>
    <w:rsid w:val="670D075D"/>
    <w:rsid w:val="6728B4DE"/>
    <w:rsid w:val="675B2ADB"/>
    <w:rsid w:val="6767C6BB"/>
    <w:rsid w:val="67F14AAA"/>
    <w:rsid w:val="683B201C"/>
    <w:rsid w:val="69275C13"/>
    <w:rsid w:val="6956F122"/>
    <w:rsid w:val="6A346008"/>
    <w:rsid w:val="6A7BF401"/>
    <w:rsid w:val="6B28EB6C"/>
    <w:rsid w:val="6B2FF69C"/>
    <w:rsid w:val="6B5EDDFA"/>
    <w:rsid w:val="6BBBD148"/>
    <w:rsid w:val="6C52D293"/>
    <w:rsid w:val="6CCB601D"/>
    <w:rsid w:val="6D07B433"/>
    <w:rsid w:val="6D1894FB"/>
    <w:rsid w:val="6D768F82"/>
    <w:rsid w:val="6D95A82C"/>
    <w:rsid w:val="6DDA9F1B"/>
    <w:rsid w:val="6DEF705F"/>
    <w:rsid w:val="6E34674E"/>
    <w:rsid w:val="6E4DF08C"/>
    <w:rsid w:val="6E5CB311"/>
    <w:rsid w:val="6E8A5C37"/>
    <w:rsid w:val="6EBAC05A"/>
    <w:rsid w:val="6EE4A701"/>
    <w:rsid w:val="6F0FA7E0"/>
    <w:rsid w:val="6F1585B1"/>
    <w:rsid w:val="6F59B043"/>
    <w:rsid w:val="6F7631A4"/>
    <w:rsid w:val="705795F5"/>
    <w:rsid w:val="7087BA87"/>
    <w:rsid w:val="70B48023"/>
    <w:rsid w:val="7185FA47"/>
    <w:rsid w:val="72A6885A"/>
    <w:rsid w:val="72C1246C"/>
    <w:rsid w:val="735D11DF"/>
    <w:rsid w:val="735DCD5A"/>
    <w:rsid w:val="73C2A84D"/>
    <w:rsid w:val="73DB68E8"/>
    <w:rsid w:val="741A0F40"/>
    <w:rsid w:val="74BD9B09"/>
    <w:rsid w:val="75D5B634"/>
    <w:rsid w:val="75E84761"/>
    <w:rsid w:val="761DD2E5"/>
    <w:rsid w:val="76596B6A"/>
    <w:rsid w:val="769D63D9"/>
    <w:rsid w:val="76B4C0AA"/>
    <w:rsid w:val="76D2713F"/>
    <w:rsid w:val="77A046F4"/>
    <w:rsid w:val="780E4FB9"/>
    <w:rsid w:val="7937C1B8"/>
    <w:rsid w:val="79492054"/>
    <w:rsid w:val="798A1678"/>
    <w:rsid w:val="79D30E32"/>
    <w:rsid w:val="7A029B71"/>
    <w:rsid w:val="7A527158"/>
    <w:rsid w:val="7A6483F4"/>
    <w:rsid w:val="7A9701C8"/>
    <w:rsid w:val="7AC48712"/>
    <w:rsid w:val="7B37C87C"/>
    <w:rsid w:val="7BC069A7"/>
    <w:rsid w:val="7C26F613"/>
    <w:rsid w:val="7C90C8E0"/>
    <w:rsid w:val="7DF87293"/>
    <w:rsid w:val="7ED63D3D"/>
    <w:rsid w:val="7EE5AFE0"/>
    <w:rsid w:val="7F7F4F66"/>
    <w:rsid w:val="7FA600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37F3E"/>
  <w15:chartTrackingRefBased/>
  <w15:docId w15:val="{EB5C9EFC-7ACA-4AEF-BA31-A9DF1423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F27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2727"/>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DF2727"/>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Mention">
    <w:name w:val="Mention"/>
    <w:basedOn w:val="DefaultParagraphFont"/>
    <w:uiPriority w:val="99"/>
    <w:unhideWhenUsed/>
    <w:rsid w:val="00AC2C95"/>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1F0892"/>
    <w:rPr>
      <w:b/>
      <w:bCs/>
    </w:rPr>
  </w:style>
  <w:style w:type="character" w:customStyle="1" w:styleId="CommentSubjectChar">
    <w:name w:val="Comment Subject Char"/>
    <w:basedOn w:val="CommentTextChar"/>
    <w:link w:val="CommentSubject"/>
    <w:uiPriority w:val="99"/>
    <w:semiHidden/>
    <w:rsid w:val="001F0892"/>
    <w:rPr>
      <w:b/>
      <w:bCs/>
      <w:sz w:val="20"/>
      <w:szCs w:val="20"/>
    </w:rPr>
  </w:style>
  <w:style w:type="paragraph" w:styleId="NormalWeb">
    <w:name w:val="Normal (Web)"/>
    <w:basedOn w:val="Normal"/>
    <w:uiPriority w:val="99"/>
    <w:unhideWhenUsed/>
    <w:rsid w:val="009C402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0CAB"/>
    <w:pPr>
      <w:ind w:left="720"/>
      <w:contextualSpacing/>
    </w:pPr>
  </w:style>
  <w:style w:type="paragraph" w:styleId="Revision">
    <w:name w:val="Revision"/>
    <w:hidden/>
    <w:uiPriority w:val="99"/>
    <w:semiHidden/>
    <w:rsid w:val="004A2BAE"/>
    <w:pPr>
      <w:spacing w:after="0" w:line="240" w:lineRule="auto"/>
    </w:pPr>
  </w:style>
  <w:style w:type="character" w:styleId="UnresolvedMention">
    <w:name w:val="Unresolved Mention"/>
    <w:basedOn w:val="DefaultParagraphFont"/>
    <w:uiPriority w:val="99"/>
    <w:unhideWhenUsed/>
    <w:rsid w:val="00DA1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3870391">
      <w:bodyDiv w:val="1"/>
      <w:marLeft w:val="0"/>
      <w:marRight w:val="0"/>
      <w:marTop w:val="0"/>
      <w:marBottom w:val="0"/>
      <w:divBdr>
        <w:top w:val="none" w:sz="0" w:space="0" w:color="auto"/>
        <w:left w:val="none" w:sz="0" w:space="0" w:color="auto"/>
        <w:bottom w:val="none" w:sz="0" w:space="0" w:color="auto"/>
        <w:right w:val="none" w:sz="0" w:space="0" w:color="auto"/>
      </w:divBdr>
    </w:div>
    <w:div w:id="2006476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223aeb6e-4476-4af5-90d3-df216e593ae5">
      <UserInfo>
        <DisplayName>O'Neill, Andrea</DisplayName>
        <AccountId>13</AccountId>
        <AccountType/>
      </UserInfo>
      <UserInfo>
        <DisplayName>Hayden, Maya K</DisplayName>
        <AccountId>15</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05E864570AD34B82C9997D86F98E3A" ma:contentTypeVersion="4" ma:contentTypeDescription="Create a new document." ma:contentTypeScope="" ma:versionID="d8be3044413ced4cb471b1aeb037ec00">
  <xsd:schema xmlns:xsd="http://www.w3.org/2001/XMLSchema" xmlns:xs="http://www.w3.org/2001/XMLSchema" xmlns:p="http://schemas.microsoft.com/office/2006/metadata/properties" xmlns:ns2="826dbd02-6efe-4c95-a17c-ae370f1d93b7" xmlns:ns3="223aeb6e-4476-4af5-90d3-df216e593ae5" targetNamespace="http://schemas.microsoft.com/office/2006/metadata/properties" ma:root="true" ma:fieldsID="0269ea3415834001278e224e4e8ec479" ns2:_="" ns3:_="">
    <xsd:import namespace="826dbd02-6efe-4c95-a17c-ae370f1d93b7"/>
    <xsd:import namespace="223aeb6e-4476-4af5-90d3-df216e593a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6dbd02-6efe-4c95-a17c-ae370f1d93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3aeb6e-4476-4af5-90d3-df216e593a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79E71-D54B-4B2D-AD57-E9C80B9B569F}">
  <ds:schemaRefs>
    <ds:schemaRef ds:uri="http://schemas.microsoft.com/sharepoint/v3/contenttype/forms"/>
  </ds:schemaRefs>
</ds:datastoreItem>
</file>

<file path=customXml/itemProps2.xml><?xml version="1.0" encoding="utf-8"?>
<ds:datastoreItem xmlns:ds="http://schemas.openxmlformats.org/officeDocument/2006/customXml" ds:itemID="{CC543A0A-AE75-469F-923D-40650DBF77D1}">
  <ds:schemaRefs>
    <ds:schemaRef ds:uri="http://schemas.microsoft.com/office/2006/metadata/properties"/>
    <ds:schemaRef ds:uri="http://schemas.microsoft.com/office/infopath/2007/PartnerControls"/>
    <ds:schemaRef ds:uri="223aeb6e-4476-4af5-90d3-df216e593ae5"/>
  </ds:schemaRefs>
</ds:datastoreItem>
</file>

<file path=customXml/itemProps3.xml><?xml version="1.0" encoding="utf-8"?>
<ds:datastoreItem xmlns:ds="http://schemas.openxmlformats.org/officeDocument/2006/customXml" ds:itemID="{029B3148-9AD2-4314-B42C-224107227B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6dbd02-6efe-4c95-a17c-ae370f1d93b7"/>
    <ds:schemaRef ds:uri="223aeb6e-4476-4af5-90d3-df216e593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5182C7-718B-450D-AEE3-5B0F52496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1432</Words>
  <Characters>8168</Characters>
  <Application>Microsoft Office Word</Application>
  <DocSecurity>4</DocSecurity>
  <Lines>68</Lines>
  <Paragraphs>19</Paragraphs>
  <ScaleCrop>false</ScaleCrop>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Maya K</dc:creator>
  <cp:keywords/>
  <dc:description/>
  <cp:lastModifiedBy>O'Neill, Andrea</cp:lastModifiedBy>
  <cp:revision>311</cp:revision>
  <dcterms:created xsi:type="dcterms:W3CDTF">2022-08-16T21:27:00Z</dcterms:created>
  <dcterms:modified xsi:type="dcterms:W3CDTF">2022-11-02T18:25:00Z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0x0101000805E864570AD34B82C9997D86F98E3A</vt:lpwstr>
  </property>
</Properties>
</file>